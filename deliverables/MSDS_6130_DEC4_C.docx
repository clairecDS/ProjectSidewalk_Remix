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D700C" w14:textId="77777777" w:rsidR="003C0F8F" w:rsidRPr="007D607D" w:rsidRDefault="003C0F8F" w:rsidP="003C0F8F">
      <w:pPr>
        <w:pStyle w:val="Title1"/>
      </w:pPr>
      <w:r>
        <w:t>Comparative Study</w:t>
      </w:r>
      <w:r w:rsidRPr="007D607D">
        <w:t>:</w:t>
      </w:r>
      <w:r w:rsidRPr="007D607D">
        <w:br/>
      </w:r>
      <w:r>
        <w:t>Reducing Cost to Manage Accessibility with Existing Data</w:t>
      </w:r>
    </w:p>
    <w:p w14:paraId="55307A50" w14:textId="77777777" w:rsidR="003C0F8F" w:rsidRDefault="003C0F8F" w:rsidP="003C0F8F">
      <w:pPr>
        <w:pStyle w:val="author"/>
        <w:spacing w:after="0"/>
        <w:rPr>
          <w:lang w:val="de-DE"/>
        </w:rPr>
      </w:pPr>
      <w:r>
        <w:rPr>
          <w:lang w:val="de-DE"/>
        </w:rPr>
        <w:t>Claire Chu</w:t>
      </w:r>
      <w:r w:rsidRPr="009A3755">
        <w:rPr>
          <w:position w:val="6"/>
          <w:sz w:val="12"/>
          <w:szCs w:val="12"/>
          <w:lang w:val="de-DE"/>
        </w:rPr>
        <w:t>1</w:t>
      </w:r>
      <w:r>
        <w:rPr>
          <w:lang w:val="de-DE"/>
        </w:rPr>
        <w:t>, Bill Kerneckel</w:t>
      </w:r>
      <w:r w:rsidRPr="009A3755">
        <w:rPr>
          <w:vertAlign w:val="superscript"/>
          <w:lang w:val="de-DE"/>
        </w:rPr>
        <w:t>1</w:t>
      </w:r>
      <w:r>
        <w:rPr>
          <w:lang w:val="de-DE"/>
        </w:rPr>
        <w:t>, Dr. Eric Larson</w:t>
      </w:r>
      <w:r w:rsidRPr="009A3755">
        <w:rPr>
          <w:position w:val="6"/>
          <w:sz w:val="12"/>
          <w:szCs w:val="12"/>
          <w:lang w:val="de-DE"/>
        </w:rPr>
        <w:t>1</w:t>
      </w:r>
      <w:r>
        <w:rPr>
          <w:lang w:val="de-DE"/>
        </w:rPr>
        <w:t>, Nathan Mowat</w:t>
      </w:r>
      <w:r w:rsidRPr="009A3755">
        <w:rPr>
          <w:position w:val="6"/>
          <w:sz w:val="12"/>
          <w:szCs w:val="12"/>
          <w:lang w:val="de-DE"/>
        </w:rPr>
        <w:t>1</w:t>
      </w:r>
      <w:r>
        <w:rPr>
          <w:lang w:val="de-DE"/>
        </w:rPr>
        <w:t>, Chris Woodard</w:t>
      </w:r>
      <w:r w:rsidRPr="009A3755">
        <w:rPr>
          <w:position w:val="6"/>
          <w:sz w:val="12"/>
          <w:szCs w:val="12"/>
          <w:lang w:val="de-DE"/>
        </w:rPr>
        <w:t>1</w:t>
      </w:r>
      <w:r>
        <w:rPr>
          <w:lang w:val="de-DE"/>
        </w:rPr>
        <w:t xml:space="preserve"> </w:t>
      </w:r>
    </w:p>
    <w:p w14:paraId="3FD135DD" w14:textId="77777777" w:rsidR="003C0F8F" w:rsidRPr="009A3755" w:rsidRDefault="003C0F8F" w:rsidP="003C0F8F">
      <w:pPr>
        <w:pStyle w:val="authorinfo"/>
        <w:rPr>
          <w:lang w:val="de-DE"/>
        </w:rPr>
      </w:pPr>
      <w:r w:rsidRPr="009A3755">
        <w:rPr>
          <w:position w:val="6"/>
          <w:sz w:val="11"/>
          <w:szCs w:val="11"/>
          <w:lang w:val="de-DE"/>
        </w:rPr>
        <w:t>1</w:t>
      </w:r>
      <w:r w:rsidRPr="009A3755">
        <w:rPr>
          <w:lang w:val="de-DE"/>
        </w:rPr>
        <w:t xml:space="preserve"> </w:t>
      </w:r>
      <w:r>
        <w:rPr>
          <w:lang w:val="de-DE"/>
        </w:rPr>
        <w:t>Data Science @ Southern Methodist University</w:t>
      </w:r>
      <w:r w:rsidRPr="009A3755">
        <w:rPr>
          <w:lang w:val="de-DE"/>
        </w:rPr>
        <w:t xml:space="preserve">, </w:t>
      </w:r>
      <w:r>
        <w:rPr>
          <w:lang w:val="de-DE"/>
        </w:rPr>
        <w:t>Dallas</w:t>
      </w:r>
      <w:r>
        <w:rPr>
          <w:lang w:val="de-DE"/>
        </w:rPr>
        <w:br/>
        <w:t>Texas, United States of America</w:t>
      </w:r>
    </w:p>
    <w:p w14:paraId="580C4137" w14:textId="230603E3" w:rsidR="003C0F8F" w:rsidRPr="009A3755" w:rsidRDefault="00FC2AF5" w:rsidP="003C0F8F">
      <w:pPr>
        <w:pStyle w:val="email"/>
        <w:rPr>
          <w:lang w:val="de-DE"/>
        </w:rPr>
      </w:pPr>
      <w:r>
        <w:rPr>
          <w:lang w:val="de-DE"/>
        </w:rPr>
        <w:t>{</w:t>
      </w:r>
      <w:proofErr w:type="spellStart"/>
      <w:r>
        <w:rPr>
          <w:lang w:val="de-DE"/>
        </w:rPr>
        <w:t>ChuC</w:t>
      </w:r>
      <w:proofErr w:type="spellEnd"/>
      <w:r>
        <w:rPr>
          <w:lang w:val="de-DE"/>
        </w:rPr>
        <w:t>@</w:t>
      </w:r>
      <w:r w:rsidR="003C0F8F">
        <w:rPr>
          <w:lang w:val="de-DE"/>
        </w:rPr>
        <w:t xml:space="preserve">, </w:t>
      </w:r>
      <w:proofErr w:type="spellStart"/>
      <w:r>
        <w:rPr>
          <w:lang w:val="de-DE"/>
        </w:rPr>
        <w:t>BKerneckel</w:t>
      </w:r>
      <w:proofErr w:type="spellEnd"/>
      <w:r>
        <w:rPr>
          <w:lang w:val="de-DE"/>
        </w:rPr>
        <w:t>@</w:t>
      </w:r>
      <w:r w:rsidR="003C0F8F">
        <w:rPr>
          <w:lang w:val="de-DE"/>
        </w:rPr>
        <w:t xml:space="preserve">, </w:t>
      </w:r>
      <w:proofErr w:type="spellStart"/>
      <w:r>
        <w:rPr>
          <w:lang w:val="de-DE"/>
        </w:rPr>
        <w:t>NMowat</w:t>
      </w:r>
      <w:proofErr w:type="spellEnd"/>
      <w:r>
        <w:rPr>
          <w:lang w:val="de-DE"/>
        </w:rPr>
        <w:t>@</w:t>
      </w:r>
      <w:r w:rsidR="003C0F8F">
        <w:rPr>
          <w:lang w:val="de-DE"/>
        </w:rPr>
        <w:t xml:space="preserve">, </w:t>
      </w:r>
      <w:proofErr w:type="spellStart"/>
      <w:r>
        <w:rPr>
          <w:lang w:val="de-DE"/>
        </w:rPr>
        <w:t>ECLarson@lyle</w:t>
      </w:r>
      <w:proofErr w:type="spellEnd"/>
      <w:r>
        <w:rPr>
          <w:lang w:val="de-DE"/>
        </w:rPr>
        <w:t>.</w:t>
      </w:r>
      <w:r w:rsidR="003C0F8F">
        <w:rPr>
          <w:lang w:val="de-DE"/>
        </w:rPr>
        <w:t xml:space="preserve">, </w:t>
      </w:r>
      <w:hyperlink r:id="rId9" w:history="1">
        <w:proofErr w:type="spellStart"/>
        <w:r w:rsidRPr="005D5594">
          <w:rPr>
            <w:rStyle w:val="Hyperlink"/>
            <w:lang w:val="de-DE"/>
          </w:rPr>
          <w:t>ChristopherW</w:t>
        </w:r>
        <w:proofErr w:type="spellEnd"/>
        <w:r w:rsidRPr="005D5594">
          <w:rPr>
            <w:rStyle w:val="Hyperlink"/>
            <w:lang w:val="de-DE"/>
          </w:rPr>
          <w:t>@}smu.edu</w:t>
        </w:r>
      </w:hyperlink>
    </w:p>
    <w:p w14:paraId="692EC454" w14:textId="7A5EA306" w:rsidR="003C0F8F" w:rsidRPr="009B1D59" w:rsidRDefault="003C0F8F" w:rsidP="003C0F8F">
      <w:pPr>
        <w:pStyle w:val="abstract"/>
        <w:rPr>
          <w:szCs w:val="18"/>
        </w:rPr>
      </w:pPr>
      <w:r>
        <w:rPr>
          <w:b/>
        </w:rPr>
        <w:t>Abstract.</w:t>
      </w:r>
      <w:r>
        <w:t xml:space="preserve"> </w:t>
      </w:r>
      <w:r w:rsidR="00F3697E">
        <w:rPr>
          <w:szCs w:val="18"/>
        </w:rPr>
        <w:t xml:space="preserve">“Project Sidewalk” is an existing research effort that focuses on mapping accessibility issues for handicapped persons to efficiently plan wheelchair and mobile scooter friendly routes around Washington D.C. As supporters of this project, we utilized the data “Project Sidewalk” collected and used it to confirm predictions about where problem sidewalks exist based on real estate and crime data. We </w:t>
      </w:r>
      <w:r>
        <w:rPr>
          <w:szCs w:val="18"/>
        </w:rPr>
        <w:t>present a study that identifies correlations found between accessibility data and crime and housing statistics in the Washington D.C. metropolitan area.</w:t>
      </w:r>
      <w:r w:rsidR="00380EA2">
        <w:rPr>
          <w:szCs w:val="18"/>
        </w:rPr>
        <w:t xml:space="preserve"> We identify the key reasons for increased accessibility and the issues with the current infrastructure management system. </w:t>
      </w:r>
      <w:r>
        <w:rPr>
          <w:szCs w:val="18"/>
        </w:rPr>
        <w:t xml:space="preserve"> </w:t>
      </w:r>
      <w:r w:rsidR="00816616">
        <w:rPr>
          <w:szCs w:val="18"/>
        </w:rPr>
        <w:t>After a thorough</w:t>
      </w:r>
      <w:r w:rsidR="006E49E7">
        <w:rPr>
          <w:szCs w:val="18"/>
        </w:rPr>
        <w:t xml:space="preserve"> explanation of the datasets used, we also delve into some of the important variables and their meanings. W</w:t>
      </w:r>
      <w:r>
        <w:rPr>
          <w:szCs w:val="18"/>
        </w:rPr>
        <w:t xml:space="preserve">e investigate how crime and housing data can be used as a means to predict possible accessibility issues. </w:t>
      </w:r>
      <w:r w:rsidR="00380EA2">
        <w:rPr>
          <w:szCs w:val="18"/>
        </w:rPr>
        <w:t>W</w:t>
      </w:r>
      <w:r>
        <w:rPr>
          <w:szCs w:val="18"/>
        </w:rPr>
        <w:t>e compared our s</w:t>
      </w:r>
      <w:r w:rsidR="00385043">
        <w:rPr>
          <w:szCs w:val="18"/>
        </w:rPr>
        <w:t>idewalk rating predictions generated by</w:t>
      </w:r>
      <w:r>
        <w:rPr>
          <w:szCs w:val="18"/>
        </w:rPr>
        <w:t xml:space="preserve"> the crime and housing data</w:t>
      </w:r>
      <w:r w:rsidR="00385043">
        <w:rPr>
          <w:szCs w:val="18"/>
        </w:rPr>
        <w:t xml:space="preserve"> to the </w:t>
      </w:r>
      <w:r w:rsidR="00380EA2">
        <w:rPr>
          <w:szCs w:val="18"/>
        </w:rPr>
        <w:t>ratings generated by “Project Sidewalk”</w:t>
      </w:r>
      <w:r>
        <w:rPr>
          <w:szCs w:val="18"/>
        </w:rPr>
        <w:t xml:space="preserve">. </w:t>
      </w:r>
      <w:r w:rsidR="00385043">
        <w:rPr>
          <w:szCs w:val="18"/>
        </w:rPr>
        <w:t xml:space="preserve">Using random forest modeling of </w:t>
      </w:r>
      <w:r w:rsidR="00816616">
        <w:rPr>
          <w:szCs w:val="18"/>
        </w:rPr>
        <w:t>local area</w:t>
      </w:r>
      <w:r w:rsidR="00385043">
        <w:rPr>
          <w:szCs w:val="18"/>
        </w:rPr>
        <w:t xml:space="preserve"> </w:t>
      </w:r>
      <w:r w:rsidR="00816616">
        <w:rPr>
          <w:szCs w:val="18"/>
        </w:rPr>
        <w:t xml:space="preserve">real estate </w:t>
      </w:r>
      <w:r w:rsidR="00385043">
        <w:rPr>
          <w:szCs w:val="18"/>
        </w:rPr>
        <w:t>pricing and crime, we predict</w:t>
      </w:r>
      <w:r w:rsidR="006E49E7">
        <w:rPr>
          <w:szCs w:val="18"/>
        </w:rPr>
        <w:t>ed</w:t>
      </w:r>
      <w:r w:rsidR="00385043">
        <w:rPr>
          <w:szCs w:val="18"/>
        </w:rPr>
        <w:t xml:space="preserve"> the sidewalk accessibility issues better than random chance. </w:t>
      </w:r>
      <w:r w:rsidR="00380EA2">
        <w:rPr>
          <w:szCs w:val="18"/>
        </w:rPr>
        <w:t xml:space="preserve">We present the findings and discuss possible explanations for notable correlations. After thoroughly exploring our results, we investigate </w:t>
      </w:r>
      <w:r w:rsidR="00816616">
        <w:rPr>
          <w:szCs w:val="18"/>
        </w:rPr>
        <w:t xml:space="preserve">future enhancements of the research. </w:t>
      </w:r>
      <w:r w:rsidR="00385043">
        <w:rPr>
          <w:szCs w:val="18"/>
        </w:rPr>
        <w:t>The results will help city planners and policy makers more efficiently allocate infrastructure bud</w:t>
      </w:r>
      <w:r w:rsidR="00816616">
        <w:rPr>
          <w:szCs w:val="18"/>
        </w:rPr>
        <w:t>get for sidewalk accessibility, not only in the Washington D.C. area, but in other cities as well.</w:t>
      </w:r>
    </w:p>
    <w:p w14:paraId="422EB331" w14:textId="7663583C" w:rsidR="003C0F8F" w:rsidRPr="009A3755" w:rsidRDefault="003C0F8F" w:rsidP="003C0F8F">
      <w:pPr>
        <w:pStyle w:val="heading1"/>
      </w:pPr>
      <w:r w:rsidRPr="009A3755">
        <w:t xml:space="preserve">1   </w:t>
      </w:r>
      <w:r w:rsidR="00A249EE">
        <w:tab/>
      </w:r>
      <w:r>
        <w:t xml:space="preserve">Introduction </w:t>
      </w:r>
    </w:p>
    <w:p w14:paraId="1206081D" w14:textId="77777777" w:rsidR="00386990" w:rsidRDefault="003C0F8F" w:rsidP="003C0F8F">
      <w:pPr>
        <w:pStyle w:val="p1a"/>
      </w:pPr>
      <w:r>
        <w:t xml:space="preserve">Washington D.C., our nations capital, is the epicenter of American tradition. With all </w:t>
      </w:r>
      <w:r w:rsidRPr="007D607D">
        <w:t>Federal Government Agencies</w:t>
      </w:r>
      <w:r>
        <w:t xml:space="preserve"> interspersed between national monuments and foreign embassies, it is imperative that Washington D.C. maintains a forward-looking stance with regards to both infrastructure and technology. Fellow computer science students at the University of Maryland utilized this drive to develop “Project Sidewalk”, a </w:t>
      </w:r>
      <w:r w:rsidRPr="007D607D">
        <w:t>unique web-based application</w:t>
      </w:r>
      <w:r>
        <w:t xml:space="preserve"> that allows users to rank sidewalk accessibility around Washington D.C. </w:t>
      </w:r>
      <w:r w:rsidR="00F3697E">
        <w:t xml:space="preserve">Ultimately, “Project Sidewalk” aims to generate a complete and up-to-the-minute mapping of all accessibility issues so that wheelchair and mobile scooter users are better able to plan their route around the city. </w:t>
      </w:r>
      <w:r>
        <w:t xml:space="preserve">After reviewing their data and findings, we would like to further extend the reach of this project by </w:t>
      </w:r>
      <w:r>
        <w:lastRenderedPageBreak/>
        <w:t xml:space="preserve">investigating possible correlations between problematic sidewalk infrastructure, real estate, and crime data. </w:t>
      </w:r>
    </w:p>
    <w:p w14:paraId="70825E82" w14:textId="2747EE48" w:rsidR="00140E40" w:rsidRPr="00140E40" w:rsidRDefault="0061478A" w:rsidP="000215B0">
      <w:pPr>
        <w:ind w:firstLine="202"/>
      </w:pPr>
      <w:r>
        <w:t xml:space="preserve">Using crime data from June </w:t>
      </w:r>
      <w:r w:rsidR="00386990">
        <w:t xml:space="preserve">2016 to June 2017 from crimemap.dc.org and real estate data from June </w:t>
      </w:r>
      <w:r w:rsidR="009E59D4">
        <w:t>2013 to May 2017 from zillow.com</w:t>
      </w:r>
      <w:r w:rsidR="00386990">
        <w:t>, we completed random forest analysis</w:t>
      </w:r>
      <w:r w:rsidR="006D50EC">
        <w:t xml:space="preserve"> to predict accessibility issues. We used the “Project Sidewalk” data to verify our findings, with the results showing an accuracy score that was better than just merely selecting problem sidewalks by chance. We used a geometric grid scale to granulize the data block by block and compared the results to the neighborhood grouped housing data and found that regionality </w:t>
      </w:r>
      <w:r w:rsidR="00B42659">
        <w:t xml:space="preserve">played a part in the results. In general, the </w:t>
      </w:r>
      <w:ins w:id="0" w:author="Mowat, Nathan" w:date="2017-10-26T20:01:00Z">
        <w:r w:rsidR="00CA5787">
          <w:t xml:space="preserve">fewer </w:t>
        </w:r>
      </w:ins>
      <w:r w:rsidR="00B42659">
        <w:t xml:space="preserve">the </w:t>
      </w:r>
      <w:proofErr w:type="gramStart"/>
      <w:r w:rsidR="00B42659">
        <w:t>grid</w:t>
      </w:r>
      <w:proofErr w:type="gramEnd"/>
      <w:r w:rsidR="006F7D0F">
        <w:t xml:space="preserve"> squares, the better the accessibility</w:t>
      </w:r>
      <w:r w:rsidR="00B42659">
        <w:t xml:space="preserve"> prediction. </w:t>
      </w:r>
      <w:r w:rsidR="006F7D0F">
        <w:t>For nearly all our predictions, we had an accuracy of at least 60% or h</w:t>
      </w:r>
      <w:r w:rsidR="00DC0AB5">
        <w:t>igher. For future research, we plan to investigate sidewalk traffic patterns to further optimize our results. With the problem sidewalk predictions and a ranking of most frequented sidewalks, like those surrounding public transportation or near tourist attractions, city planners can efficiently allocate a budget to fix accessibility problems.</w:t>
      </w:r>
    </w:p>
    <w:p w14:paraId="149D2F20" w14:textId="604A07B2" w:rsidR="003C0F8F" w:rsidRDefault="00E534F8" w:rsidP="000215B0">
      <w:pPr>
        <w:pStyle w:val="p1a"/>
        <w:ind w:firstLine="202"/>
      </w:pPr>
      <w:r>
        <w:t xml:space="preserve">By </w:t>
      </w:r>
      <w:r w:rsidR="003C0F8F">
        <w:t xml:space="preserve">using this data, cities </w:t>
      </w:r>
      <w:r>
        <w:t>are</w:t>
      </w:r>
      <w:r w:rsidR="003C0F8F">
        <w:t xml:space="preserve"> able to use real estate and crime data as a means to get accessibility data without spending exorbitant amounts of money.</w:t>
      </w:r>
      <w:r>
        <w:t xml:space="preserve"> We want problematic public infrastructure to be</w:t>
      </w:r>
      <w:r w:rsidR="003C0F8F">
        <w:t xml:space="preserve"> </w:t>
      </w:r>
      <w:r>
        <w:t xml:space="preserve">fixed proactively, instead of retroactively, as it is now. Creating a more efficient system to identify and eventually prioritize sidewalk problems is </w:t>
      </w:r>
      <w:r w:rsidR="00004AFD">
        <w:t>the future of public infrastructure and using the methods described here is a low cost, accurate way to accomplish that. We have documented t</w:t>
      </w:r>
      <w:r>
        <w:t>he</w:t>
      </w:r>
      <w:r w:rsidR="003C0F8F">
        <w:t xml:space="preserve"> relevant findings from “Project Sidewalk”, why they are relevant, </w:t>
      </w:r>
      <w:r w:rsidR="00004AFD">
        <w:t>a brief overview of the data we utilized</w:t>
      </w:r>
      <w:r w:rsidR="003C0F8F">
        <w:t xml:space="preserve">, </w:t>
      </w:r>
      <w:r w:rsidR="00004AFD">
        <w:t>the results from our testing and finally, our analysis</w:t>
      </w:r>
      <w:r w:rsidR="003C0F8F">
        <w:t xml:space="preserve"> regarding the Washington D.C. accessibility data, crime statistics, and housing prices. We plan to use data from “Project Sidewalk”, “crimemap.dc.gov”, and “zillow.com” to run analysis and determine potential relationships between sidewalk accessibility, crime statistics, and real estate valuations in order to efficiently predict accessibility data.</w:t>
      </w:r>
    </w:p>
    <w:p w14:paraId="6D25ADAC" w14:textId="5C3CE37E" w:rsidR="003C0F8F" w:rsidRPr="009A3755" w:rsidRDefault="003C0F8F" w:rsidP="00A249EE">
      <w:pPr>
        <w:pStyle w:val="heading1"/>
        <w:tabs>
          <w:tab w:val="left" w:pos="454"/>
        </w:tabs>
      </w:pPr>
      <w:r>
        <w:t xml:space="preserve">2 </w:t>
      </w:r>
      <w:r w:rsidR="00A249EE">
        <w:tab/>
      </w:r>
      <w:r>
        <w:t>“Project Sidewalk”</w:t>
      </w:r>
      <w:r w:rsidR="007F778C">
        <w:t>, Accessibility, and Washington D.C.</w:t>
      </w:r>
    </w:p>
    <w:p w14:paraId="59849186" w14:textId="191F120E" w:rsidR="003C0F8F" w:rsidRDefault="00555F56" w:rsidP="003C0F8F">
      <w:pPr>
        <w:pStyle w:val="p1a"/>
      </w:pPr>
      <w:r>
        <w:t>“</w:t>
      </w:r>
      <w:r w:rsidR="003C0F8F" w:rsidRPr="00555F56">
        <w:t>Project Sidewalk</w:t>
      </w:r>
      <w:r>
        <w:t>”</w:t>
      </w:r>
      <w:r w:rsidR="003C0F8F">
        <w:t xml:space="preserve"> was created by</w:t>
      </w:r>
      <w:r w:rsidR="004F5440">
        <w:t xml:space="preserve"> team of students from </w:t>
      </w:r>
      <w:r w:rsidR="003C0F8F">
        <w:t xml:space="preserve">the </w:t>
      </w:r>
      <w:r w:rsidR="004F5440">
        <w:t>Human-</w:t>
      </w:r>
      <w:r w:rsidR="003C0F8F" w:rsidRPr="00F1613B">
        <w:t>Computer Interaction Lab at the</w:t>
      </w:r>
      <w:r w:rsidR="003C0F8F">
        <w:t xml:space="preserve"> University of Maryland</w:t>
      </w:r>
      <w:r w:rsidR="004F5440">
        <w:t xml:space="preserve"> lead by Dr. Jon Froehlich</w:t>
      </w:r>
      <w:r w:rsidR="003C0F8F">
        <w:t xml:space="preserve">. </w:t>
      </w:r>
      <w:r w:rsidR="00E876E6">
        <w:t>Designed to establish a live mapping database for wheelchair and mobile scooter users, we wanted to expand the usage of this data.</w:t>
      </w:r>
      <w:r w:rsidR="00004AFD">
        <w:t xml:space="preserve"> </w:t>
      </w:r>
      <w:r w:rsidR="00E876E6">
        <w:t>Currently</w:t>
      </w:r>
      <w:r w:rsidR="003C0F8F">
        <w:t xml:space="preserve">, </w:t>
      </w:r>
      <w:r w:rsidR="003C0F8F" w:rsidRPr="0033005E">
        <w:t xml:space="preserve">no efficient </w:t>
      </w:r>
      <w:r w:rsidR="003C0F8F">
        <w:t>methods exist</w:t>
      </w:r>
      <w:r w:rsidR="003C0F8F" w:rsidRPr="0033005E">
        <w:t xml:space="preserve"> for </w:t>
      </w:r>
      <w:r w:rsidR="003C0F8F">
        <w:t>the city to evaluate quali</w:t>
      </w:r>
      <w:r w:rsidR="00E876E6">
        <w:t>ty of sidewalks and communicate problems to the appropriate maintenance group</w:t>
      </w:r>
      <w:r w:rsidR="003C0F8F">
        <w:t>. W</w:t>
      </w:r>
      <w:r w:rsidR="003C0F8F" w:rsidRPr="0033005E">
        <w:t xml:space="preserve">alking through </w:t>
      </w:r>
      <w:r w:rsidR="003C0F8F">
        <w:t>all sidewalks manually would be</w:t>
      </w:r>
      <w:r w:rsidR="003C0F8F" w:rsidRPr="0033005E">
        <w:t xml:space="preserve"> time consum</w:t>
      </w:r>
      <w:r w:rsidR="003C0F8F">
        <w:t>ing and lack</w:t>
      </w:r>
      <w:r w:rsidR="003C0F8F" w:rsidRPr="0033005E">
        <w:t xml:space="preserve"> rea</w:t>
      </w:r>
      <w:r w:rsidR="003C0F8F">
        <w:t xml:space="preserve">l-time cohesiveness. </w:t>
      </w:r>
      <w:r w:rsidR="00E876E6">
        <w:t>The existing system consists o</w:t>
      </w:r>
      <w:r w:rsidR="00B630C7">
        <w:t xml:space="preserve">f citizens reporting problems, a surveyor assessing the problem, and then, when and if the budget is available, the sidewalk is fixed. Based on this system, we can see that fixing these sidewalks is a retroactive activity. We advocate a proactive stance that allows for city planners and policy makers to better allocate time, money, and resources to the areas we predict will be problematic based on the data we analyze here. </w:t>
      </w:r>
      <w:r w:rsidR="003C0F8F" w:rsidRPr="0033005E">
        <w:t>Issues like the lack of wheelchair ramps, uneven pavement, and impediments like trashcans, telephone poles and trees can affect the accessibility of a city for</w:t>
      </w:r>
      <w:r w:rsidR="003C0F8F">
        <w:t xml:space="preserve"> pedestrians, disabled </w:t>
      </w:r>
      <w:r w:rsidR="003C0F8F">
        <w:lastRenderedPageBreak/>
        <w:t>citizens and potential travelers. I</w:t>
      </w:r>
      <w:r w:rsidR="003C0F8F" w:rsidRPr="0033005E">
        <w:t>mproving these can increase the public usage of sidewalks, reduce injuries, and</w:t>
      </w:r>
      <w:r w:rsidR="003C0F8F">
        <w:t xml:space="preserve"> attract additional visit</w:t>
      </w:r>
      <w:r w:rsidR="00801A7D">
        <w:t>ors to the Washington D.C. area.</w:t>
      </w:r>
      <w:r w:rsidR="003C0F8F">
        <w:t xml:space="preserve"> </w:t>
      </w:r>
      <w:r w:rsidR="00715B55">
        <w:t>[16</w:t>
      </w:r>
      <w:r w:rsidR="00801A7D">
        <w:t>]</w:t>
      </w:r>
    </w:p>
    <w:p w14:paraId="4DCFAD34" w14:textId="77777777" w:rsidR="003C0F8F" w:rsidRDefault="003C0F8F" w:rsidP="003C0F8F">
      <w:pPr>
        <w:pStyle w:val="p1a"/>
      </w:pPr>
    </w:p>
    <w:p w14:paraId="33347078" w14:textId="3A7715CD" w:rsidR="003C0F8F" w:rsidRPr="00EC07E0" w:rsidRDefault="003C0F8F" w:rsidP="003C0F8F">
      <w:pPr>
        <w:pStyle w:val="p1a"/>
        <w:rPr>
          <w:b/>
          <w:lang w:eastAsia="en-US"/>
        </w:rPr>
      </w:pPr>
      <w:r w:rsidRPr="00EC07E0">
        <w:rPr>
          <w:b/>
          <w:lang w:eastAsia="en-US"/>
        </w:rPr>
        <w:t>2.1</w:t>
      </w:r>
      <w:r w:rsidRPr="00EC07E0">
        <w:rPr>
          <w:b/>
          <w:lang w:eastAsia="en-US"/>
        </w:rPr>
        <w:tab/>
      </w:r>
      <w:r w:rsidR="00A249EE">
        <w:rPr>
          <w:b/>
          <w:lang w:eastAsia="en-US"/>
        </w:rPr>
        <w:t>The I</w:t>
      </w:r>
      <w:r>
        <w:rPr>
          <w:b/>
          <w:lang w:eastAsia="en-US"/>
        </w:rPr>
        <w:t>mportance of “Project Sidewalk”</w:t>
      </w:r>
    </w:p>
    <w:p w14:paraId="7DCB777E" w14:textId="77777777" w:rsidR="003C0F8F" w:rsidRDefault="003C0F8F" w:rsidP="003C0F8F">
      <w:pPr>
        <w:pStyle w:val="p1a"/>
        <w:rPr>
          <w:rFonts w:ascii="Times New Roman" w:hAnsi="Times New Roman"/>
          <w:lang w:eastAsia="en-US"/>
        </w:rPr>
      </w:pPr>
    </w:p>
    <w:p w14:paraId="01B41D0E" w14:textId="77777777" w:rsidR="003C0F8F" w:rsidRPr="00F1613B" w:rsidRDefault="003C0F8F" w:rsidP="003C0F8F">
      <w:pPr>
        <w:ind w:firstLine="0"/>
      </w:pPr>
      <w:r w:rsidRPr="00F1613B">
        <w:t>The knowledge of accessibility barriers for people with ambulatory disabilities in the built environment around them is hugely beneficial.  As technology advances and the collection of data becomes more tractable, people with mobility impairments can evaluate built environment accessibility easier and plan more efficient travels.</w:t>
      </w:r>
    </w:p>
    <w:p w14:paraId="1470490F" w14:textId="22BED4FD" w:rsidR="003C0F8F" w:rsidRPr="00F05B4C" w:rsidRDefault="003C0F8F" w:rsidP="00F05B4C">
      <w:pPr>
        <w:rPr>
          <w:rFonts w:ascii="Helvetica" w:eastAsia="Times New Roman" w:hAnsi="Helvetica"/>
          <w:sz w:val="25"/>
          <w:szCs w:val="25"/>
          <w:lang w:eastAsia="en-US"/>
        </w:rPr>
      </w:pPr>
      <w:r w:rsidRPr="00F1613B">
        <w:t xml:space="preserve"> “Project Sidewalk”</w:t>
      </w:r>
      <w:r w:rsidR="0061478A">
        <w:t xml:space="preserve"> documents accessibility in Washington D.C</w:t>
      </w:r>
      <w:r>
        <w:t>.</w:t>
      </w:r>
      <w:r w:rsidR="0061478A">
        <w:t xml:space="preserve"> and aims to leverage the data into a real-time mapping software to allow for wheelchair and mobile scooter users to determine safe travel routes.</w:t>
      </w:r>
      <w:r>
        <w:t xml:space="preserve"> </w:t>
      </w:r>
      <w:r w:rsidRPr="00F1613B">
        <w:t xml:space="preserve">In </w:t>
      </w:r>
      <w:r>
        <w:t>“P</w:t>
      </w:r>
      <w:r w:rsidRPr="00F1613B">
        <w:t>roject</w:t>
      </w:r>
      <w:r>
        <w:t xml:space="preserve"> Sidewalk”</w:t>
      </w:r>
      <w:r w:rsidRPr="00F1613B">
        <w:t xml:space="preserve">, </w:t>
      </w:r>
      <w:r w:rsidR="00D912F7">
        <w:t>end users</w:t>
      </w:r>
      <w:r w:rsidRPr="00F1613B">
        <w:t xml:space="preserve"> </w:t>
      </w:r>
      <w:r w:rsidR="0061478A">
        <w:t>review live images from</w:t>
      </w:r>
      <w:r w:rsidRPr="00F1613B">
        <w:t xml:space="preserve"> Google Street View and </w:t>
      </w:r>
      <w:r w:rsidR="0061478A">
        <w:t>evaluate</w:t>
      </w:r>
      <w:r w:rsidRPr="00F1613B">
        <w:t xml:space="preserve"> street intersections and affiliated sidewalks</w:t>
      </w:r>
      <w:r w:rsidR="0061478A">
        <w:t xml:space="preserve"> for curb ramps, no curb ramps, obstructions, occlusions, and surface problems in 1000 fee</w:t>
      </w:r>
      <w:r w:rsidRPr="00F1613B">
        <w:t>t sections at a time.</w:t>
      </w:r>
      <w:r w:rsidR="0061478A">
        <w:t xml:space="preserve"> </w:t>
      </w:r>
      <w:r>
        <w:t xml:space="preserve">As of </w:t>
      </w:r>
      <w:r w:rsidR="009A3E79">
        <w:t>June 2017</w:t>
      </w:r>
      <w:r w:rsidR="00D912F7">
        <w:t>,</w:t>
      </w:r>
      <w:r w:rsidRPr="00F1613B">
        <w:t xml:space="preserve"> this data set has grown to over 70, 000 labels and 500 miles covered</w:t>
      </w:r>
      <w:r w:rsidR="00C4183F">
        <w:t>, or about 50% of Washington</w:t>
      </w:r>
      <w:r>
        <w:t xml:space="preserve"> D</w:t>
      </w:r>
      <w:r w:rsidR="00C4183F">
        <w:t>.</w:t>
      </w:r>
      <w:r>
        <w:t>C</w:t>
      </w:r>
      <w:r w:rsidR="00C4183F">
        <w:t>.</w:t>
      </w:r>
      <w:r>
        <w:t xml:space="preserve"> sidewalk ratings</w:t>
      </w:r>
      <w:r w:rsidR="00715B55">
        <w:t xml:space="preserve"> completed [16</w:t>
      </w:r>
      <w:r w:rsidR="00801A7D">
        <w:t>].</w:t>
      </w:r>
      <w:r>
        <w:t xml:space="preserve"> </w:t>
      </w:r>
      <w:r w:rsidR="00D912F7">
        <w:t>“Because labeling sidewalk accessibility problems is a subjective and potentially ambiguous task,” the design of the app was developed through extensive research with mobility impaired persons and thus, the targeted end users are these mobility impaired persons</w:t>
      </w:r>
      <w:r w:rsidR="00715B55">
        <w:t xml:space="preserve"> [7</w:t>
      </w:r>
      <w:r w:rsidR="00801A7D">
        <w:t>]</w:t>
      </w:r>
      <w:r w:rsidR="00D912F7">
        <w:t>.</w:t>
      </w:r>
      <w:r w:rsidR="00C4183F">
        <w:t xml:space="preserve"> As the project progressed and a standard rating system emerged, the developers trained “Amazon Mechanical Turks”</w:t>
      </w:r>
      <w:r w:rsidR="00D912F7">
        <w:t xml:space="preserve"> </w:t>
      </w:r>
      <w:r w:rsidR="00C4183F">
        <w:t>to help assist with rating the rest of the sidewalks in Washington D.C.</w:t>
      </w:r>
      <w:r w:rsidR="00971C37">
        <w:t xml:space="preserve"> </w:t>
      </w:r>
      <w:r w:rsidR="00C4183F">
        <w:t>Now, the labeling app is open and available to the public and with the completion of a short training session, anyone can help flag sidewalk accessibility problems. This helped ensure that the quality of the ratings throughout the dataset were consistent enough for our analysis.</w:t>
      </w:r>
      <w:r w:rsidR="00F05B4C">
        <w:t xml:space="preserve"> </w:t>
      </w:r>
      <w:r>
        <w:t xml:space="preserve">The beauty of “Project Sidewalk” is that </w:t>
      </w:r>
      <w:r w:rsidR="00C4183F">
        <w:t xml:space="preserve">it leverages </w:t>
      </w:r>
      <w:r>
        <w:t xml:space="preserve">free data that already exists. Because it uses images from Google Street View as a basis for the labeling, the users are able to submit sidewalk labels at anytime, from anywhere. </w:t>
      </w:r>
    </w:p>
    <w:p w14:paraId="125EBC57" w14:textId="1DED0F73" w:rsidR="003C0F8F" w:rsidRDefault="003C0F8F" w:rsidP="00747D60">
      <w:pPr>
        <w:pStyle w:val="p1"/>
        <w:ind w:firstLine="202"/>
        <w:jc w:val="both"/>
        <w:rPr>
          <w:rFonts w:eastAsia="PMingLiU"/>
          <w:sz w:val="20"/>
          <w:szCs w:val="20"/>
          <w:lang w:eastAsia="de-DE"/>
        </w:rPr>
      </w:pPr>
      <w:r>
        <w:rPr>
          <w:rFonts w:eastAsia="PMingLiU"/>
          <w:sz w:val="20"/>
          <w:szCs w:val="20"/>
          <w:lang w:eastAsia="de-DE"/>
        </w:rPr>
        <w:t>Additionally, without “Project Sidewalk”</w:t>
      </w:r>
      <w:r w:rsidR="00F05B4C">
        <w:rPr>
          <w:rFonts w:eastAsia="PMingLiU"/>
          <w:sz w:val="20"/>
          <w:szCs w:val="20"/>
          <w:lang w:eastAsia="de-DE"/>
        </w:rPr>
        <w:t>,</w:t>
      </w:r>
      <w:r>
        <w:rPr>
          <w:rFonts w:eastAsia="PMingLiU"/>
          <w:sz w:val="20"/>
          <w:szCs w:val="20"/>
          <w:lang w:eastAsia="de-DE"/>
        </w:rPr>
        <w:t xml:space="preserve"> accessibility data collection was expensive</w:t>
      </w:r>
      <w:r w:rsidR="00F05B4C">
        <w:rPr>
          <w:rFonts w:eastAsia="PMingLiU"/>
          <w:sz w:val="20"/>
          <w:szCs w:val="20"/>
          <w:lang w:eastAsia="de-DE"/>
        </w:rPr>
        <w:t>, because it would require large teams to cover the area in entirety,</w:t>
      </w:r>
      <w:r>
        <w:rPr>
          <w:rFonts w:eastAsia="PMingLiU"/>
          <w:sz w:val="20"/>
          <w:szCs w:val="20"/>
          <w:lang w:eastAsia="de-DE"/>
        </w:rPr>
        <w:t xml:space="preserve"> and</w:t>
      </w:r>
      <w:r w:rsidR="00F05B4C">
        <w:rPr>
          <w:rFonts w:eastAsia="PMingLiU"/>
          <w:sz w:val="20"/>
          <w:szCs w:val="20"/>
          <w:lang w:eastAsia="de-DE"/>
        </w:rPr>
        <w:t xml:space="preserve"> </w:t>
      </w:r>
      <w:r w:rsidR="009A3E79">
        <w:rPr>
          <w:rFonts w:eastAsia="PMingLiU"/>
          <w:sz w:val="20"/>
          <w:szCs w:val="20"/>
          <w:lang w:eastAsia="de-DE"/>
        </w:rPr>
        <w:t>inaccurate, since the time it would take to record all the sidewalk statuses exceeds the time it would take to fix them.</w:t>
      </w:r>
      <w:r>
        <w:rPr>
          <w:rFonts w:eastAsia="PMingLiU"/>
          <w:sz w:val="20"/>
          <w:szCs w:val="20"/>
          <w:lang w:eastAsia="de-DE"/>
        </w:rPr>
        <w:t xml:space="preserve"> Because of this, there was never a desire in the public sector to develop this type of data collection. Since the data from “Project Sidewalk” was low-cost, it opened up doors to look into other </w:t>
      </w:r>
      <w:r w:rsidR="009A3E79">
        <w:rPr>
          <w:rFonts w:eastAsia="PMingLiU"/>
          <w:sz w:val="20"/>
          <w:szCs w:val="20"/>
          <w:lang w:eastAsia="de-DE"/>
        </w:rPr>
        <w:t>uses for the accessibility data</w:t>
      </w:r>
      <w:r>
        <w:rPr>
          <w:rFonts w:eastAsia="PMingLiU"/>
          <w:sz w:val="20"/>
          <w:szCs w:val="20"/>
          <w:lang w:eastAsia="de-DE"/>
        </w:rPr>
        <w:t xml:space="preserve">. </w:t>
      </w:r>
    </w:p>
    <w:p w14:paraId="0DA22A4E" w14:textId="77777777" w:rsidR="00747D60" w:rsidRPr="00747D60" w:rsidRDefault="00747D60" w:rsidP="00C23D48">
      <w:pPr>
        <w:pStyle w:val="p1"/>
        <w:ind w:firstLine="202"/>
        <w:jc w:val="center"/>
        <w:rPr>
          <w:rFonts w:eastAsia="PMingLiU"/>
          <w:sz w:val="20"/>
          <w:szCs w:val="20"/>
          <w:lang w:eastAsia="de-DE"/>
        </w:rPr>
      </w:pPr>
    </w:p>
    <w:p w14:paraId="3299367F" w14:textId="3ACC79AF" w:rsidR="00140C12" w:rsidRDefault="00ED5A05" w:rsidP="00C23D48">
      <w:pPr>
        <w:ind w:firstLine="0"/>
        <w:jc w:val="center"/>
      </w:pPr>
      <w:r>
        <w:rPr>
          <w:noProof/>
          <w:lang w:eastAsia="en-US"/>
        </w:rPr>
        <w:drawing>
          <wp:inline distT="0" distB="0" distL="0" distR="0" wp14:anchorId="4CDD72CA" wp14:editId="1B545734">
            <wp:extent cx="4340225" cy="971353"/>
            <wp:effectExtent l="0" t="0" r="3175" b="0"/>
            <wp:docPr id="6" name="Picture 1" descr="macnificent2:Users:macnificent:Desktop:Screen Shot 2017-10-26 at 6.1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nificent2:Users:macnificent:Desktop:Screen Shot 2017-10-26 at 6.16.26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58" r="2200"/>
                    <a:stretch/>
                  </pic:blipFill>
                  <pic:spPr bwMode="auto">
                    <a:xfrm>
                      <a:off x="0" y="0"/>
                      <a:ext cx="4340225" cy="971353"/>
                    </a:xfrm>
                    <a:prstGeom prst="rect">
                      <a:avLst/>
                    </a:prstGeom>
                    <a:noFill/>
                    <a:ln>
                      <a:noFill/>
                    </a:ln>
                    <a:extLst>
                      <a:ext uri="{53640926-AAD7-44d8-BBD7-CCE9431645EC}">
                        <a14:shadowObscured xmlns:a14="http://schemas.microsoft.com/office/drawing/2010/main"/>
                      </a:ext>
                    </a:extLst>
                  </pic:spPr>
                </pic:pic>
              </a:graphicData>
            </a:graphic>
          </wp:inline>
        </w:drawing>
      </w:r>
    </w:p>
    <w:p w14:paraId="576C09AE" w14:textId="77777777" w:rsidR="003C0F8F" w:rsidRDefault="003C0F8F" w:rsidP="003C0F8F">
      <w:pPr>
        <w:ind w:firstLine="0"/>
      </w:pPr>
    </w:p>
    <w:p w14:paraId="7A5EB25A" w14:textId="5644C337" w:rsidR="00747D60" w:rsidRPr="00140C12" w:rsidRDefault="00747D60" w:rsidP="00747D60">
      <w:pPr>
        <w:ind w:firstLine="0"/>
        <w:rPr>
          <w:sz w:val="18"/>
          <w:szCs w:val="18"/>
        </w:rPr>
      </w:pPr>
      <w:r w:rsidRPr="00FC2AF5">
        <w:rPr>
          <w:b/>
          <w:sz w:val="18"/>
          <w:szCs w:val="18"/>
        </w:rPr>
        <w:t>Fig. 1.</w:t>
      </w:r>
      <w:r w:rsidRPr="00140C12">
        <w:rPr>
          <w:sz w:val="18"/>
          <w:szCs w:val="18"/>
        </w:rPr>
        <w:t xml:space="preserve"> Example of Problem Sidewalks and how they are labeled in “Project Sidewalk”</w:t>
      </w:r>
      <w:r w:rsidR="00715B55">
        <w:rPr>
          <w:sz w:val="18"/>
          <w:szCs w:val="18"/>
        </w:rPr>
        <w:t xml:space="preserve"> [16</w:t>
      </w:r>
      <w:r w:rsidR="00801A7D">
        <w:rPr>
          <w:sz w:val="18"/>
          <w:szCs w:val="18"/>
        </w:rPr>
        <w:t>]</w:t>
      </w:r>
    </w:p>
    <w:p w14:paraId="6241336C" w14:textId="77777777" w:rsidR="00747D60" w:rsidRDefault="00747D60" w:rsidP="003C0F8F">
      <w:pPr>
        <w:ind w:firstLine="0"/>
      </w:pPr>
    </w:p>
    <w:p w14:paraId="213DAB19" w14:textId="77777777" w:rsidR="00747D60" w:rsidRDefault="00747D60" w:rsidP="003C0F8F">
      <w:pPr>
        <w:ind w:firstLine="0"/>
      </w:pPr>
    </w:p>
    <w:p w14:paraId="55D9951E" w14:textId="77777777" w:rsidR="00747D60" w:rsidRPr="00FC0406" w:rsidRDefault="00747D60" w:rsidP="003C0F8F">
      <w:pPr>
        <w:ind w:firstLine="0"/>
      </w:pPr>
    </w:p>
    <w:p w14:paraId="66BC3B44" w14:textId="6FC16869" w:rsidR="003C0F8F" w:rsidRPr="00F1613B" w:rsidRDefault="003C0F8F" w:rsidP="003C0F8F">
      <w:pPr>
        <w:ind w:firstLine="0"/>
      </w:pPr>
      <w:r>
        <w:rPr>
          <w:b/>
          <w:lang w:eastAsia="en-US"/>
        </w:rPr>
        <w:t>2.2</w:t>
      </w:r>
      <w:r w:rsidRPr="00EC07E0">
        <w:rPr>
          <w:b/>
          <w:lang w:eastAsia="en-US"/>
        </w:rPr>
        <w:tab/>
      </w:r>
      <w:r w:rsidR="00A249EE">
        <w:rPr>
          <w:b/>
          <w:lang w:eastAsia="en-US"/>
        </w:rPr>
        <w:t>Accessibility B</w:t>
      </w:r>
      <w:r>
        <w:rPr>
          <w:b/>
          <w:lang w:eastAsia="en-US"/>
        </w:rPr>
        <w:t>enefits</w:t>
      </w:r>
    </w:p>
    <w:p w14:paraId="5E3A7E7C" w14:textId="77777777" w:rsidR="003C0F8F" w:rsidRPr="00F1613B" w:rsidRDefault="003C0F8F" w:rsidP="003C0F8F"/>
    <w:p w14:paraId="051352A3" w14:textId="77777777" w:rsidR="003C0F8F" w:rsidRDefault="003C0F8F" w:rsidP="003C0F8F">
      <w:pPr>
        <w:pStyle w:val="p1a"/>
      </w:pPr>
      <w:r>
        <w:t xml:space="preserve"> </w:t>
      </w:r>
    </w:p>
    <w:p w14:paraId="5155E6CB" w14:textId="4526AB2B" w:rsidR="003C0F8F" w:rsidRPr="008A4A0C" w:rsidRDefault="003C0F8F" w:rsidP="003C0F8F">
      <w:pPr>
        <w:pStyle w:val="p1a"/>
      </w:pPr>
      <w:r>
        <w:lastRenderedPageBreak/>
        <w:t xml:space="preserve">While the ultimate goal of collecting accessibility data is to ensure that everyone has equal access to the same public infrastructure, there are many other benefits to having a highly accessible city. Among them, the three that stood out in our research were the </w:t>
      </w:r>
      <w:r w:rsidR="007F778C">
        <w:t>increased health and air quality</w:t>
      </w:r>
      <w:r>
        <w:t xml:space="preserve">, </w:t>
      </w:r>
      <w:r w:rsidR="007F778C">
        <w:t>increased pedestrian safety</w:t>
      </w:r>
      <w:r>
        <w:t xml:space="preserve">, and increased </w:t>
      </w:r>
      <w:r w:rsidR="007F778C">
        <w:t>livability</w:t>
      </w:r>
      <w:r>
        <w:t>. We found these to be important because the</w:t>
      </w:r>
      <w:r w:rsidR="007F778C">
        <w:t>y</w:t>
      </w:r>
      <w:r>
        <w:t xml:space="preserve"> benefit residents, visitors, and the </w:t>
      </w:r>
      <w:r w:rsidR="007F778C">
        <w:t>agencie</w:t>
      </w:r>
      <w:r>
        <w:t>s that are footing the bill.</w:t>
      </w:r>
      <w:r w:rsidR="007F778C">
        <w:t xml:space="preserve"> </w:t>
      </w:r>
    </w:p>
    <w:p w14:paraId="6783E0B2" w14:textId="0AB865AF" w:rsidR="003C0F8F" w:rsidRPr="00840076" w:rsidRDefault="007F778C" w:rsidP="00840076">
      <w:pPr>
        <w:rPr>
          <w:i/>
        </w:rPr>
      </w:pPr>
      <w:r>
        <w:t>One</w:t>
      </w:r>
      <w:r w:rsidR="003C0F8F">
        <w:t xml:space="preserve"> of the benefits of city with a high accessibility score is that it generally results in adults that have better health, perhaps because they can walk to more places instead of drive. In an article titled </w:t>
      </w:r>
      <w:r w:rsidR="003C0F8F" w:rsidRPr="007C4DA3">
        <w:rPr>
          <w:i/>
        </w:rPr>
        <w:t>Children’s physical activity and parents’ perception of the neighborhood environment: neighborhood impact on kids study</w:t>
      </w:r>
      <w:r w:rsidR="003C0F8F">
        <w:t xml:space="preserve">, the authors reference this trend, mentioning, </w:t>
      </w:r>
      <w:r w:rsidR="003C0F8F" w:rsidRPr="0012680F">
        <w:t>“that higher residential density and increased street connectivity designs are more conducive for adult physical activity</w:t>
      </w:r>
      <w:r w:rsidR="003C0F8F">
        <w:t>”</w:t>
      </w:r>
      <w:r w:rsidR="003C0F8F" w:rsidRPr="0012680F">
        <w:t xml:space="preserve"> </w:t>
      </w:r>
      <w:r w:rsidR="00715B55">
        <w:t>[17</w:t>
      </w:r>
      <w:r w:rsidR="00840076">
        <w:t>]</w:t>
      </w:r>
      <w:r w:rsidR="003C0F8F">
        <w:t xml:space="preserve">. As the walkability for the city or neighborhood increases, adults are more likely to have higher levels of physical activity. Accessibility has become an important issue for city planners and public health officials alike. </w:t>
      </w:r>
      <w:r w:rsidR="00840076">
        <w:t xml:space="preserve">In the article, </w:t>
      </w:r>
      <w:r w:rsidR="00840076" w:rsidRPr="00840076">
        <w:rPr>
          <w:i/>
        </w:rPr>
        <w:t>The Walkability Premium in Commercial</w:t>
      </w:r>
      <w:r w:rsidR="00840076">
        <w:rPr>
          <w:i/>
        </w:rPr>
        <w:t xml:space="preserve"> </w:t>
      </w:r>
      <w:r w:rsidR="00840076" w:rsidRPr="00840076">
        <w:rPr>
          <w:i/>
        </w:rPr>
        <w:t>Real Estate Investments</w:t>
      </w:r>
      <w:r w:rsidR="00840076">
        <w:rPr>
          <w:i/>
        </w:rPr>
        <w:t xml:space="preserve">, </w:t>
      </w:r>
      <w:r w:rsidR="00840076">
        <w:t>the authors posit</w:t>
      </w:r>
      <w:r w:rsidR="003C0F8F">
        <w:t xml:space="preserve"> that, “</w:t>
      </w:r>
      <w:r w:rsidR="003C0F8F" w:rsidRPr="005062AA">
        <w:t>in order to reduce preventable cancers linked to obesity and inactivity, governments should require increased walking facilities, developers should construct more projects that promote walking, and employers should occupy buildings that facilitate physical activity. Similar goals were endorsed by former U.S. Secretary of Health and Human Services Donna Shalala in her address to the Urban Land Institute in 2006</w:t>
      </w:r>
      <w:r w:rsidR="003C0F8F">
        <w:t>”</w:t>
      </w:r>
      <w:r w:rsidR="00715B55">
        <w:t xml:space="preserve"> [13]</w:t>
      </w:r>
      <w:r w:rsidR="003C0F8F">
        <w:t xml:space="preserve">. Improvements in sidewalk infrastructure would help promote walking to and from the workplace. </w:t>
      </w:r>
      <w:r w:rsidR="0038305D">
        <w:t>Additionally, an increase in pedestrian traffic reduces the number of motor vehicles on the road. This can increase air quality and promote better environmental standards for communities.</w:t>
      </w:r>
      <w:r w:rsidR="002D1CE7">
        <w:t xml:space="preserve"> The United States Environmental Protection Agency explains that the side effects of motor vehicle related pollution include increased risk of “asthma attacks, emphysema, a</w:t>
      </w:r>
      <w:r w:rsidR="00715B55">
        <w:t>nd chronic bronchitis” [18</w:t>
      </w:r>
      <w:r w:rsidR="00840076">
        <w:t>]</w:t>
      </w:r>
      <w:r w:rsidR="002D1CE7">
        <w:t>. Residents would greatly benefit</w:t>
      </w:r>
      <w:r w:rsidR="003C0F8F">
        <w:t xml:space="preserve"> from the healthier lifestyle</w:t>
      </w:r>
      <w:r w:rsidR="0038305D">
        <w:t xml:space="preserve"> and</w:t>
      </w:r>
      <w:r w:rsidR="002D1CE7">
        <w:t xml:space="preserve"> improved</w:t>
      </w:r>
      <w:r w:rsidR="0038305D">
        <w:t xml:space="preserve"> air quality</w:t>
      </w:r>
      <w:r w:rsidR="003C0F8F">
        <w:t xml:space="preserve"> created by increased sidewalk accessibility. </w:t>
      </w:r>
    </w:p>
    <w:p w14:paraId="494FFC88" w14:textId="6D0D187B" w:rsidR="003C0F8F" w:rsidRDefault="003C0F8F" w:rsidP="003C0F8F">
      <w:pPr>
        <w:ind w:firstLine="202"/>
      </w:pPr>
      <w:r>
        <w:t xml:space="preserve">Additionally, another proponent for the collection of sidewalk accessibility data is the </w:t>
      </w:r>
      <w:r w:rsidR="002D1CE7">
        <w:t>increased pedestrian safety.</w:t>
      </w:r>
      <w:r>
        <w:t xml:space="preserve"> In fact, in a review of urban performance measures of Washington, DC, the authors note that, “</w:t>
      </w:r>
      <w:r w:rsidRPr="0012680F">
        <w:t>The issue of pedestrian congestion is exacerbated and becomes more critical in the District as every year DC welcomes ap</w:t>
      </w:r>
      <w:r>
        <w:t xml:space="preserve">proximately 20 million visitors” </w:t>
      </w:r>
      <w:r w:rsidR="00840076">
        <w:t>[3]</w:t>
      </w:r>
      <w:r>
        <w:t>. Sidewalk inaccessibility for pedestrians, handicapped, and visitors feed into complicated pedestrian congestion patterns. Simply fixing sidewalks with obstructions or building sidewalks on busy streets that do not already have them could ease foot traffic</w:t>
      </w:r>
      <w:r w:rsidR="00B177D3">
        <w:t xml:space="preserve"> and reduce the number of pedestrian fatalities</w:t>
      </w:r>
      <w:r>
        <w:t xml:space="preserve">, an important task when 20 million visitors, as well as almost 700,000 residents, are constantly coming and going. With increased sidewalk accessibility, visitors will have an enhanced travel experience and will be more likely to visit again. </w:t>
      </w:r>
    </w:p>
    <w:p w14:paraId="06DA6105" w14:textId="24628E27" w:rsidR="003C0F8F" w:rsidRDefault="003C0F8F" w:rsidP="00A644EE">
      <w:pPr>
        <w:ind w:firstLine="202"/>
      </w:pPr>
      <w:r>
        <w:t xml:space="preserve">Residents </w:t>
      </w:r>
      <w:r w:rsidR="00B177D3">
        <w:t>take advantage the resulting increased livability</w:t>
      </w:r>
      <w:r>
        <w:t xml:space="preserve">, as reflected in increased housing prices for areas with high accessibility. While the paper by </w:t>
      </w:r>
      <w:proofErr w:type="spellStart"/>
      <w:r>
        <w:t>LaCour</w:t>
      </w:r>
      <w:proofErr w:type="spellEnd"/>
      <w:r>
        <w:t xml:space="preserve">-Little references accessibility </w:t>
      </w:r>
      <w:r w:rsidR="00B177D3">
        <w:t>as representing</w:t>
      </w:r>
      <w:r>
        <w:t xml:space="preserve"> all </w:t>
      </w:r>
      <w:proofErr w:type="gramStart"/>
      <w:r>
        <w:t>infrastructure</w:t>
      </w:r>
      <w:proofErr w:type="gramEnd"/>
      <w:r>
        <w:t>, including proximity to freeways and shopping areas, the author notes that “the infrastructure and services enhance the quality of life of the residents, and hence increase the de</w:t>
      </w:r>
      <w:r w:rsidR="00715B55">
        <w:t>mand for housing” [9</w:t>
      </w:r>
      <w:r w:rsidR="00840076">
        <w:t>]</w:t>
      </w:r>
      <w:r>
        <w:t xml:space="preserve">. This is evidence that accessibility is positively correlated to </w:t>
      </w:r>
      <w:r>
        <w:lastRenderedPageBreak/>
        <w:t>housing prices. Additionally, an article by Boyle, mentions “buyers prefer pedestrian access to commercial uses and a 15.5% premium for houses in neighborhoods with new [w</w:t>
      </w:r>
      <w:r w:rsidR="00715B55">
        <w:t>alkability] features.” [1</w:t>
      </w:r>
      <w:r w:rsidR="00840076">
        <w:t>]</w:t>
      </w:r>
      <w:r>
        <w:t>. Even if other methods of transportation are available, like bus, or train, homebuyers were willing to pay 15.5% more to be able to walk. Governments can increase their tax revenue</w:t>
      </w:r>
      <w:r w:rsidR="00B177D3">
        <w:t xml:space="preserve"> and community livability</w:t>
      </w:r>
      <w:r>
        <w:t xml:space="preserve"> by attracting more residents with walkability features.   </w:t>
      </w:r>
    </w:p>
    <w:p w14:paraId="02C89FBD" w14:textId="1A8BE8BB" w:rsidR="003C0F8F" w:rsidRDefault="003C0F8F" w:rsidP="0069649F">
      <w:pPr>
        <w:ind w:firstLine="202"/>
      </w:pPr>
      <w:r>
        <w:t>Fixing sidewalks is a relatively low-cost way to increase accessibility that is proven to have benefits for residents, visitors, and community leaders. The overall health for a community with high accessibility is generally better than inaccessible neighborhoods. Visitors are more likely to return to cities where the pedestrian accessibility</w:t>
      </w:r>
      <w:r w:rsidR="00A644EE">
        <w:t xml:space="preserve"> and safety</w:t>
      </w:r>
      <w:r>
        <w:t xml:space="preserve"> is high. Governments will attract more residents </w:t>
      </w:r>
      <w:r w:rsidR="00A644EE">
        <w:t xml:space="preserve">based on the increased level of livability </w:t>
      </w:r>
      <w:r>
        <w:t>with better pedestrian access. These are important benefits that help outweigh the costs of collecting sidewalk accessibility data.</w:t>
      </w:r>
    </w:p>
    <w:p w14:paraId="69D412FE" w14:textId="77777777" w:rsidR="007F778C" w:rsidRDefault="007F778C" w:rsidP="007F778C">
      <w:pPr>
        <w:ind w:firstLine="0"/>
      </w:pPr>
    </w:p>
    <w:p w14:paraId="07E9802E" w14:textId="77777777" w:rsidR="007F778C" w:rsidRPr="00FC0406" w:rsidRDefault="007F778C" w:rsidP="007F778C">
      <w:pPr>
        <w:ind w:firstLine="0"/>
      </w:pPr>
    </w:p>
    <w:p w14:paraId="23E71963" w14:textId="263E6A77" w:rsidR="007F778C" w:rsidRPr="00F1613B" w:rsidRDefault="00A249EE" w:rsidP="007F778C">
      <w:pPr>
        <w:ind w:firstLine="0"/>
      </w:pPr>
      <w:r>
        <w:rPr>
          <w:b/>
          <w:lang w:eastAsia="en-US"/>
        </w:rPr>
        <w:t>2.3</w:t>
      </w:r>
      <w:r w:rsidR="007F778C" w:rsidRPr="00EC07E0">
        <w:rPr>
          <w:b/>
          <w:lang w:eastAsia="en-US"/>
        </w:rPr>
        <w:tab/>
      </w:r>
      <w:r w:rsidR="007F778C">
        <w:rPr>
          <w:b/>
          <w:lang w:eastAsia="en-US"/>
        </w:rPr>
        <w:t xml:space="preserve">The Importance of Washington D.C. </w:t>
      </w:r>
    </w:p>
    <w:p w14:paraId="73C5B90A" w14:textId="77777777" w:rsidR="007F778C" w:rsidRPr="00F1613B" w:rsidRDefault="007F778C" w:rsidP="007F778C"/>
    <w:p w14:paraId="5783795F" w14:textId="54F1EC37" w:rsidR="007F778C" w:rsidRPr="005062AA" w:rsidRDefault="00EE6653" w:rsidP="0069649F">
      <w:pPr>
        <w:pStyle w:val="p1"/>
        <w:jc w:val="both"/>
        <w:rPr>
          <w:rFonts w:eastAsia="PMingLiU"/>
          <w:sz w:val="20"/>
          <w:szCs w:val="20"/>
          <w:lang w:eastAsia="de-DE"/>
        </w:rPr>
      </w:pPr>
      <w:r>
        <w:rPr>
          <w:rFonts w:eastAsia="PMingLiU"/>
          <w:sz w:val="20"/>
          <w:szCs w:val="20"/>
          <w:lang w:eastAsia="de-DE"/>
        </w:rPr>
        <w:t>According to the 2012 U.S. census, Washington D.C. has the second highest percentage of walking commute</w:t>
      </w:r>
      <w:r w:rsidR="00840076">
        <w:rPr>
          <w:rFonts w:eastAsia="PMingLiU"/>
          <w:sz w:val="20"/>
          <w:szCs w:val="20"/>
          <w:lang w:eastAsia="de-DE"/>
        </w:rPr>
        <w:t xml:space="preserve"> t</w:t>
      </w:r>
      <w:r w:rsidR="00715B55">
        <w:rPr>
          <w:rFonts w:eastAsia="PMingLiU"/>
          <w:sz w:val="20"/>
          <w:szCs w:val="20"/>
          <w:lang w:eastAsia="de-DE"/>
        </w:rPr>
        <w:t>rips of U.S. cities at 11.9% [19</w:t>
      </w:r>
      <w:r w:rsidR="00840076">
        <w:rPr>
          <w:rFonts w:eastAsia="PMingLiU"/>
          <w:sz w:val="20"/>
          <w:szCs w:val="20"/>
          <w:lang w:eastAsia="de-DE"/>
        </w:rPr>
        <w:t>]</w:t>
      </w:r>
      <w:r>
        <w:rPr>
          <w:rFonts w:eastAsia="PMingLiU"/>
          <w:sz w:val="20"/>
          <w:szCs w:val="20"/>
          <w:lang w:eastAsia="de-DE"/>
        </w:rPr>
        <w:t xml:space="preserve">. </w:t>
      </w:r>
      <w:r w:rsidR="00A644EE">
        <w:rPr>
          <w:rFonts w:eastAsia="PMingLiU"/>
          <w:sz w:val="20"/>
          <w:szCs w:val="20"/>
          <w:lang w:eastAsia="de-DE"/>
        </w:rPr>
        <w:t>In 2014, Washington D.C. enacted the “</w:t>
      </w:r>
      <w:proofErr w:type="spellStart"/>
      <w:r w:rsidR="00A644EE">
        <w:rPr>
          <w:rFonts w:eastAsia="PMingLiU"/>
          <w:sz w:val="20"/>
          <w:szCs w:val="20"/>
          <w:lang w:eastAsia="de-DE"/>
        </w:rPr>
        <w:t>moveDC</w:t>
      </w:r>
      <w:proofErr w:type="spellEnd"/>
      <w:r w:rsidR="00A644EE">
        <w:rPr>
          <w:rFonts w:eastAsia="PMingLiU"/>
          <w:sz w:val="20"/>
          <w:szCs w:val="20"/>
          <w:lang w:eastAsia="de-DE"/>
        </w:rPr>
        <w:t xml:space="preserve">” plan, a multi-modal transportation improvement effort to </w:t>
      </w:r>
      <w:r>
        <w:rPr>
          <w:rFonts w:eastAsia="PMingLiU"/>
          <w:sz w:val="20"/>
          <w:szCs w:val="20"/>
          <w:lang w:eastAsia="de-DE"/>
        </w:rPr>
        <w:t>upgrade</w:t>
      </w:r>
      <w:r w:rsidR="00A644EE">
        <w:rPr>
          <w:rFonts w:eastAsia="PMingLiU"/>
          <w:sz w:val="20"/>
          <w:szCs w:val="20"/>
          <w:lang w:eastAsia="de-DE"/>
        </w:rPr>
        <w:t xml:space="preserve"> the transportation network of Washington D.C. as a whole. </w:t>
      </w:r>
      <w:r w:rsidR="0069649F">
        <w:rPr>
          <w:rFonts w:eastAsia="PMingLiU"/>
          <w:sz w:val="20"/>
          <w:szCs w:val="20"/>
          <w:lang w:eastAsia="de-DE"/>
        </w:rPr>
        <w:t>The components of this plan were</w:t>
      </w:r>
      <w:r w:rsidR="00A644EE">
        <w:rPr>
          <w:rFonts w:eastAsia="PMingLiU"/>
          <w:sz w:val="20"/>
          <w:szCs w:val="20"/>
          <w:lang w:eastAsia="de-DE"/>
        </w:rPr>
        <w:t xml:space="preserve"> to develop an </w:t>
      </w:r>
      <w:r w:rsidR="00ED070F">
        <w:rPr>
          <w:rFonts w:eastAsia="PMingLiU"/>
          <w:sz w:val="20"/>
          <w:szCs w:val="20"/>
          <w:lang w:eastAsia="de-DE"/>
        </w:rPr>
        <w:t>improved system to “prioritize sidewalk maintenance and repair” and “provide a sidewalk on at least one side of every street”</w:t>
      </w:r>
      <w:r w:rsidR="00A644EE">
        <w:rPr>
          <w:rFonts w:eastAsia="PMingLiU"/>
          <w:sz w:val="20"/>
          <w:szCs w:val="20"/>
          <w:lang w:eastAsia="de-DE"/>
        </w:rPr>
        <w:t xml:space="preserve"> </w:t>
      </w:r>
      <w:r w:rsidR="00715B55">
        <w:rPr>
          <w:rFonts w:eastAsia="PMingLiU"/>
          <w:sz w:val="20"/>
          <w:szCs w:val="20"/>
          <w:lang w:eastAsia="de-DE"/>
        </w:rPr>
        <w:t>[19</w:t>
      </w:r>
      <w:r w:rsidR="00840076">
        <w:rPr>
          <w:rFonts w:eastAsia="PMingLiU"/>
          <w:sz w:val="20"/>
          <w:szCs w:val="20"/>
          <w:lang w:eastAsia="de-DE"/>
        </w:rPr>
        <w:t xml:space="preserve">]. </w:t>
      </w:r>
      <w:r w:rsidR="00214096">
        <w:rPr>
          <w:rFonts w:eastAsia="PMingLiU"/>
          <w:sz w:val="20"/>
          <w:szCs w:val="20"/>
          <w:lang w:eastAsia="de-DE"/>
        </w:rPr>
        <w:t>Because Washington D.C. has already decided to make sidewalk accessibility a priority, we want to use our analysis t</w:t>
      </w:r>
      <w:r w:rsidR="007B621B">
        <w:rPr>
          <w:rFonts w:eastAsia="PMingLiU"/>
          <w:sz w:val="20"/>
          <w:szCs w:val="20"/>
          <w:lang w:eastAsia="de-DE"/>
        </w:rPr>
        <w:t>o help them reach these goals. C</w:t>
      </w:r>
      <w:r w:rsidR="001176D1">
        <w:rPr>
          <w:rFonts w:eastAsia="PMingLiU"/>
          <w:sz w:val="20"/>
          <w:szCs w:val="20"/>
          <w:lang w:eastAsia="de-DE"/>
        </w:rPr>
        <w:t>urrently, the city waits for citizens to call in and report problem sidewalks. Once the city gets a report, they send a representative out to review the issues, then the sidewalk is fixed when and if the budget allows.</w:t>
      </w:r>
      <w:r w:rsidR="006F1C9F">
        <w:rPr>
          <w:rFonts w:eastAsia="PMingLiU"/>
          <w:sz w:val="20"/>
          <w:szCs w:val="20"/>
          <w:lang w:eastAsia="de-DE"/>
        </w:rPr>
        <w:t xml:space="preserve"> But, the Washington D.C. Department of Transported reported in their 2014 fourth quarter report that there was still about $27 million worth of backlog on unresolved sidewalk issues. This means that there was $27 million worth of problems reported and reviewed, but never fixed </w:t>
      </w:r>
      <w:r w:rsidR="00715B55">
        <w:rPr>
          <w:rFonts w:eastAsia="PMingLiU"/>
          <w:sz w:val="20"/>
          <w:szCs w:val="20"/>
          <w:lang w:eastAsia="de-DE"/>
        </w:rPr>
        <w:t>[6</w:t>
      </w:r>
      <w:r w:rsidR="00840076">
        <w:rPr>
          <w:rFonts w:eastAsia="PMingLiU"/>
          <w:sz w:val="20"/>
          <w:szCs w:val="20"/>
          <w:lang w:eastAsia="de-DE"/>
        </w:rPr>
        <w:t>].</w:t>
      </w:r>
      <w:r w:rsidR="006F1C9F">
        <w:rPr>
          <w:rFonts w:eastAsia="PMingLiU"/>
          <w:sz w:val="20"/>
          <w:szCs w:val="20"/>
          <w:lang w:eastAsia="de-DE"/>
        </w:rPr>
        <w:t xml:space="preserve"> Our research provides a better means to budget and plan for sidewalk issues and prioritize their repair pattern. This allows for repairs to be planned proactively instead of the current reactive system. </w:t>
      </w:r>
      <w:r w:rsidR="00214096">
        <w:rPr>
          <w:rFonts w:eastAsia="PMingLiU"/>
          <w:sz w:val="20"/>
          <w:szCs w:val="20"/>
          <w:lang w:eastAsia="de-DE"/>
        </w:rPr>
        <w:t xml:space="preserve"> </w:t>
      </w:r>
    </w:p>
    <w:p w14:paraId="65A4BB7F" w14:textId="3B78C270" w:rsidR="003C0F8F" w:rsidRPr="00FC0406" w:rsidRDefault="003C0F8F" w:rsidP="003C0F8F">
      <w:pPr>
        <w:pStyle w:val="heading1"/>
      </w:pPr>
      <w:r>
        <w:t xml:space="preserve">3 </w:t>
      </w:r>
      <w:r w:rsidR="00A249EE">
        <w:t xml:space="preserve"> </w:t>
      </w:r>
      <w:r w:rsidR="00A249EE">
        <w:tab/>
      </w:r>
      <w:r w:rsidR="00A249EE">
        <w:tab/>
      </w:r>
      <w:r w:rsidR="006F1C9F">
        <w:t>About the Data</w:t>
      </w:r>
    </w:p>
    <w:p w14:paraId="7BB9ECEC" w14:textId="3386D1E3" w:rsidR="003C0F8F" w:rsidRDefault="004864E7" w:rsidP="004864E7">
      <w:pPr>
        <w:ind w:firstLine="0"/>
      </w:pPr>
      <w:r>
        <w:t xml:space="preserve">In an effort to make our research easily reproducible for </w:t>
      </w:r>
      <w:r w:rsidR="00EE6653">
        <w:t xml:space="preserve">Washington D.C. and other cities who wish to enhance their pedestrian infrastructure, we used datasets that were publicly </w:t>
      </w:r>
      <w:r w:rsidR="000A53BD">
        <w:t>available and regularly updated, w</w:t>
      </w:r>
      <w:r w:rsidR="00EE6653">
        <w:t>ith the exception of the “Project Sidewalk” data we u</w:t>
      </w:r>
      <w:r w:rsidR="000A53BD">
        <w:t>sed for validating our findings. A</w:t>
      </w:r>
      <w:r w:rsidR="00EE6653">
        <w:t xml:space="preserve"> community’s crime and real estate pricing are often recorded in great detail and readily available</w:t>
      </w:r>
      <w:r w:rsidR="000A53BD">
        <w:t xml:space="preserve"> so these methods can easily be applied to other areas.</w:t>
      </w:r>
      <w:r w:rsidR="00D52F55">
        <w:t xml:space="preserve"> In total we used four different datasets</w:t>
      </w:r>
      <w:r w:rsidR="00E757FB">
        <w:t>, a region</w:t>
      </w:r>
      <w:r w:rsidR="00046E5B">
        <w:t>al</w:t>
      </w:r>
      <w:r w:rsidR="00E757FB">
        <w:t xml:space="preserve"> look at the </w:t>
      </w:r>
      <w:r w:rsidR="00E757FB">
        <w:lastRenderedPageBreak/>
        <w:t xml:space="preserve">“Project Sidewalk” labels, </w:t>
      </w:r>
      <w:r w:rsidR="00046E5B">
        <w:t xml:space="preserve">Washington D.C. real estate pricing, </w:t>
      </w:r>
      <w:r w:rsidR="00E757FB">
        <w:t xml:space="preserve">a granular look at the “Project Sidewalk” labels, </w:t>
      </w:r>
      <w:r w:rsidR="00046E5B">
        <w:t xml:space="preserve">and </w:t>
      </w:r>
      <w:r w:rsidR="00E757FB">
        <w:t>Washington D.C. crime statistics</w:t>
      </w:r>
      <w:r w:rsidR="00B64319">
        <w:t>.</w:t>
      </w:r>
    </w:p>
    <w:p w14:paraId="26C31F42" w14:textId="77777777" w:rsidR="003C0F8F" w:rsidRDefault="003C0F8F" w:rsidP="003C0F8F"/>
    <w:p w14:paraId="2692F4D4" w14:textId="475B216E" w:rsidR="003C0F8F" w:rsidRPr="00F66D64" w:rsidRDefault="003C0F8F" w:rsidP="003C0F8F">
      <w:pPr>
        <w:ind w:firstLine="0"/>
      </w:pPr>
      <w:r>
        <w:rPr>
          <w:b/>
          <w:lang w:eastAsia="en-US"/>
        </w:rPr>
        <w:t>3.1</w:t>
      </w:r>
      <w:r w:rsidRPr="00EC07E0">
        <w:rPr>
          <w:b/>
          <w:lang w:eastAsia="en-US"/>
        </w:rPr>
        <w:tab/>
      </w:r>
      <w:r w:rsidR="00A249EE">
        <w:rPr>
          <w:b/>
          <w:lang w:eastAsia="en-US"/>
        </w:rPr>
        <w:t>“Project Sidewalk” Data by N</w:t>
      </w:r>
      <w:r w:rsidR="00046E5B">
        <w:rPr>
          <w:b/>
          <w:lang w:eastAsia="en-US"/>
        </w:rPr>
        <w:t>eighborhood</w:t>
      </w:r>
    </w:p>
    <w:p w14:paraId="6EC7384A" w14:textId="77777777" w:rsidR="003C0F8F" w:rsidRPr="00356347" w:rsidRDefault="003C0F8F" w:rsidP="003C0F8F"/>
    <w:p w14:paraId="680B6959" w14:textId="23A0656C" w:rsidR="008A3A25" w:rsidRDefault="00046E5B" w:rsidP="00046E5B">
      <w:pPr>
        <w:ind w:firstLine="0"/>
        <w:rPr>
          <w:color w:val="000000"/>
        </w:rPr>
      </w:pPr>
      <w:r>
        <w:rPr>
          <w:color w:val="000000"/>
        </w:rPr>
        <w:t>Our first dataset</w:t>
      </w:r>
      <w:r w:rsidR="00840076">
        <w:rPr>
          <w:color w:val="000000"/>
        </w:rPr>
        <w:t>, briefly shown in Table 1,</w:t>
      </w:r>
      <w:r>
        <w:rPr>
          <w:color w:val="000000"/>
        </w:rPr>
        <w:t xml:space="preserve"> was a dataset of all the “Project Sidewalk” l</w:t>
      </w:r>
      <w:r w:rsidR="00840076">
        <w:rPr>
          <w:color w:val="000000"/>
        </w:rPr>
        <w:t>abels aggregated by neighborhood</w:t>
      </w:r>
      <w:r>
        <w:rPr>
          <w:color w:val="000000"/>
        </w:rPr>
        <w:t xml:space="preserve">. We started out with this dataset because it seemed like the simplest and easiest to work with. </w:t>
      </w:r>
      <w:r w:rsidR="008A3A25">
        <w:rPr>
          <w:color w:val="000000"/>
        </w:rPr>
        <w:t>Preliminary analysis showed that the dataset consisted of about 60 neighborhood</w:t>
      </w:r>
      <w:ins w:id="1" w:author="Mowat, Nathan" w:date="2017-10-26T20:05:00Z">
        <w:r w:rsidR="003E37EA">
          <w:rPr>
            <w:color w:val="000000"/>
          </w:rPr>
          <w:t>s</w:t>
        </w:r>
      </w:ins>
      <w:r w:rsidR="008A3A25">
        <w:rPr>
          <w:color w:val="000000"/>
        </w:rPr>
        <w:t xml:space="preserve"> in the Washington D.C. area and their corresponding “Project Sidewalk” flagged issues. It is important to note that some of the </w:t>
      </w:r>
      <w:r w:rsidR="00863301">
        <w:rPr>
          <w:color w:val="000000"/>
        </w:rPr>
        <w:t>neighborhoods were not completely</w:t>
      </w:r>
      <w:r w:rsidR="008A3A25">
        <w:rPr>
          <w:color w:val="000000"/>
        </w:rPr>
        <w:t xml:space="preserve"> assessed. This was indicated by the “coverage” variable. From this dataset, we were able to determine the total number of problems by neighborhoo</w:t>
      </w:r>
      <w:r w:rsidR="009E59D4">
        <w:rPr>
          <w:color w:val="000000"/>
        </w:rPr>
        <w:t>d for each of the four listed problem categories. Important things to note about this dataset were that there were some anomalies like the “Cleveland Park” neighborhood, which reported abnormally high numbers for all categories. We suspect this is because the starting point for the training data is in this neighborhood. Since everyone has to partake in the “Project Sidewalk” orientation before they can label any sidewalks, there is a disproportionate amount of labels generated for this area. Indeed, looking at the “coverage” we can see that only about 44% of the neighborhood has been covered so all the problem sidewalks come from less than half of the neighborhood.</w:t>
      </w:r>
      <w:r w:rsidR="00B212BC">
        <w:rPr>
          <w:color w:val="000000"/>
        </w:rPr>
        <w:t xml:space="preserve"> It is also important to note that this dataset only presented four possible sidewalk problems; “Curb Ramp”, “No Curb Ramp”, “Obstacle”, and “Surface Problem”.</w:t>
      </w:r>
    </w:p>
    <w:p w14:paraId="466D3FA2" w14:textId="77777777" w:rsidR="008A3A25" w:rsidRDefault="008A3A25" w:rsidP="00046E5B">
      <w:pPr>
        <w:ind w:firstLine="0"/>
        <w:rPr>
          <w:color w:val="000000"/>
        </w:rPr>
      </w:pPr>
    </w:p>
    <w:p w14:paraId="65CF1A7D" w14:textId="4D3E1A5A" w:rsidR="003C0F8F" w:rsidRDefault="008A3A25" w:rsidP="00046E5B">
      <w:pPr>
        <w:ind w:firstLine="0"/>
        <w:rPr>
          <w:color w:val="000000"/>
        </w:rPr>
      </w:pPr>
      <w:r w:rsidRPr="00FC2AF5">
        <w:rPr>
          <w:rFonts w:ascii="Times New Roman" w:eastAsiaTheme="minorEastAsia" w:hAnsi="Times New Roman"/>
          <w:b/>
          <w:sz w:val="18"/>
          <w:szCs w:val="18"/>
          <w:lang w:eastAsia="en-US"/>
        </w:rPr>
        <w:t>Table 1.</w:t>
      </w:r>
      <w:r w:rsidR="00747D60">
        <w:rPr>
          <w:rFonts w:ascii="Times New Roman" w:eastAsiaTheme="minorEastAsia" w:hAnsi="Times New Roman"/>
          <w:sz w:val="18"/>
          <w:szCs w:val="18"/>
          <w:lang w:eastAsia="en-US"/>
        </w:rPr>
        <w:tab/>
        <w:t xml:space="preserve"> </w:t>
      </w:r>
      <w:r>
        <w:rPr>
          <w:rFonts w:ascii="Times New Roman" w:eastAsiaTheme="minorEastAsia" w:hAnsi="Times New Roman"/>
          <w:sz w:val="18"/>
          <w:szCs w:val="18"/>
          <w:lang w:eastAsia="en-US"/>
        </w:rPr>
        <w:t xml:space="preserve">Sample of </w:t>
      </w:r>
      <w:r w:rsidR="00B212BC">
        <w:rPr>
          <w:rFonts w:ascii="Times New Roman" w:eastAsiaTheme="minorEastAsia" w:hAnsi="Times New Roman"/>
          <w:sz w:val="18"/>
          <w:szCs w:val="18"/>
          <w:lang w:eastAsia="en-US"/>
        </w:rPr>
        <w:t>Regional</w:t>
      </w:r>
      <w:r>
        <w:rPr>
          <w:rFonts w:ascii="Times New Roman" w:eastAsiaTheme="minorEastAsia" w:hAnsi="Times New Roman"/>
          <w:sz w:val="18"/>
          <w:szCs w:val="18"/>
          <w:lang w:eastAsia="en-US"/>
        </w:rPr>
        <w:t xml:space="preserve"> “Project Sidewalk” Data </w:t>
      </w:r>
    </w:p>
    <w:p w14:paraId="49E6F79F" w14:textId="77777777" w:rsidR="008A3A25" w:rsidRDefault="008A3A25" w:rsidP="00046E5B">
      <w:pPr>
        <w:ind w:firstLine="0"/>
        <w:rPr>
          <w:color w:val="000000"/>
        </w:rPr>
      </w:pPr>
    </w:p>
    <w:tbl>
      <w:tblPr>
        <w:tblStyle w:val="TableGrid"/>
        <w:tblW w:w="7038" w:type="dxa"/>
        <w:tblLayout w:type="fixed"/>
        <w:tblLook w:val="04A0" w:firstRow="1" w:lastRow="0" w:firstColumn="1" w:lastColumn="0" w:noHBand="0" w:noVBand="1"/>
      </w:tblPr>
      <w:tblGrid>
        <w:gridCol w:w="1998"/>
        <w:gridCol w:w="720"/>
        <w:gridCol w:w="1170"/>
        <w:gridCol w:w="1170"/>
        <w:gridCol w:w="990"/>
        <w:gridCol w:w="990"/>
      </w:tblGrid>
      <w:tr w:rsidR="00C23D48" w14:paraId="32635B99" w14:textId="77777777" w:rsidTr="00C23D48">
        <w:trPr>
          <w:trHeight w:val="498"/>
        </w:trPr>
        <w:tc>
          <w:tcPr>
            <w:tcW w:w="1998" w:type="dxa"/>
            <w:shd w:val="clear" w:color="auto" w:fill="D9D9D9" w:themeFill="background1" w:themeFillShade="D9"/>
            <w:vAlign w:val="bottom"/>
          </w:tcPr>
          <w:p w14:paraId="1D6AB70D" w14:textId="66E9F6AE" w:rsidR="009A309E" w:rsidRPr="00B979D3" w:rsidRDefault="009A309E" w:rsidP="008A3A25">
            <w:pPr>
              <w:ind w:firstLine="0"/>
              <w:jc w:val="center"/>
              <w:rPr>
                <w:b/>
                <w:bCs/>
                <w:color w:val="000000"/>
                <w:w w:val="90"/>
                <w:sz w:val="16"/>
                <w:szCs w:val="16"/>
              </w:rPr>
            </w:pPr>
            <w:proofErr w:type="spellStart"/>
            <w:proofErr w:type="gramStart"/>
            <w:r w:rsidRPr="00B979D3">
              <w:rPr>
                <w:rFonts w:eastAsia="Times New Roman"/>
                <w:b/>
                <w:bCs/>
                <w:color w:val="000000"/>
                <w:w w:val="90"/>
                <w:sz w:val="16"/>
                <w:szCs w:val="16"/>
              </w:rPr>
              <w:t>region</w:t>
            </w:r>
            <w:proofErr w:type="gramEnd"/>
            <w:r w:rsidRPr="00B979D3">
              <w:rPr>
                <w:rFonts w:eastAsia="Times New Roman"/>
                <w:b/>
                <w:bCs/>
                <w:color w:val="000000"/>
                <w:w w:val="90"/>
                <w:sz w:val="16"/>
                <w:szCs w:val="16"/>
              </w:rPr>
              <w:t>_name</w:t>
            </w:r>
            <w:proofErr w:type="spellEnd"/>
          </w:p>
        </w:tc>
        <w:tc>
          <w:tcPr>
            <w:tcW w:w="720" w:type="dxa"/>
            <w:shd w:val="clear" w:color="auto" w:fill="D9D9D9" w:themeFill="background1" w:themeFillShade="D9"/>
            <w:vAlign w:val="bottom"/>
          </w:tcPr>
          <w:p w14:paraId="21FD2FD0" w14:textId="34CB743F" w:rsidR="009A309E" w:rsidRPr="00B979D3" w:rsidRDefault="009A309E" w:rsidP="008A3A25">
            <w:pPr>
              <w:ind w:firstLine="0"/>
              <w:jc w:val="center"/>
              <w:rPr>
                <w:b/>
                <w:bCs/>
                <w:color w:val="000000"/>
                <w:w w:val="90"/>
                <w:sz w:val="16"/>
                <w:szCs w:val="16"/>
              </w:rPr>
            </w:pPr>
            <w:proofErr w:type="gramStart"/>
            <w:r w:rsidRPr="00B979D3">
              <w:rPr>
                <w:rFonts w:eastAsia="Times New Roman"/>
                <w:b/>
                <w:bCs/>
                <w:color w:val="000000"/>
                <w:w w:val="90"/>
                <w:sz w:val="16"/>
                <w:szCs w:val="16"/>
              </w:rPr>
              <w:t>id</w:t>
            </w:r>
            <w:proofErr w:type="gramEnd"/>
          </w:p>
        </w:tc>
        <w:tc>
          <w:tcPr>
            <w:tcW w:w="1170" w:type="dxa"/>
            <w:shd w:val="clear" w:color="auto" w:fill="D9D9D9" w:themeFill="background1" w:themeFillShade="D9"/>
            <w:vAlign w:val="bottom"/>
          </w:tcPr>
          <w:p w14:paraId="0638D124" w14:textId="66DC0D2D" w:rsidR="009A309E" w:rsidRPr="00B979D3" w:rsidRDefault="009A309E" w:rsidP="008A3A25">
            <w:pPr>
              <w:ind w:firstLine="0"/>
              <w:jc w:val="center"/>
              <w:rPr>
                <w:b/>
                <w:bCs/>
                <w:color w:val="000000"/>
                <w:w w:val="90"/>
                <w:sz w:val="16"/>
                <w:szCs w:val="16"/>
              </w:rPr>
            </w:pPr>
            <w:proofErr w:type="spellStart"/>
            <w:r w:rsidRPr="00B979D3">
              <w:rPr>
                <w:rFonts w:eastAsia="Times New Roman"/>
                <w:b/>
                <w:bCs/>
                <w:color w:val="000000"/>
                <w:w w:val="90"/>
                <w:sz w:val="16"/>
                <w:szCs w:val="16"/>
              </w:rPr>
              <w:t>CurbRamp</w:t>
            </w:r>
            <w:proofErr w:type="spellEnd"/>
          </w:p>
        </w:tc>
        <w:tc>
          <w:tcPr>
            <w:tcW w:w="1170" w:type="dxa"/>
            <w:shd w:val="clear" w:color="auto" w:fill="D9D9D9" w:themeFill="background1" w:themeFillShade="D9"/>
            <w:vAlign w:val="bottom"/>
          </w:tcPr>
          <w:p w14:paraId="4CBBFB4A" w14:textId="22F25F46" w:rsidR="009A309E" w:rsidRPr="00B979D3" w:rsidRDefault="009A309E" w:rsidP="008A3A25">
            <w:pPr>
              <w:ind w:firstLine="0"/>
              <w:jc w:val="center"/>
              <w:rPr>
                <w:b/>
                <w:bCs/>
                <w:color w:val="000000"/>
                <w:w w:val="90"/>
                <w:sz w:val="16"/>
                <w:szCs w:val="16"/>
              </w:rPr>
            </w:pPr>
            <w:proofErr w:type="spellStart"/>
            <w:r w:rsidRPr="00B979D3">
              <w:rPr>
                <w:rFonts w:eastAsia="Times New Roman"/>
                <w:b/>
                <w:bCs/>
                <w:color w:val="000000"/>
                <w:w w:val="90"/>
                <w:sz w:val="16"/>
                <w:szCs w:val="16"/>
              </w:rPr>
              <w:t>NoCurbRamp</w:t>
            </w:r>
            <w:proofErr w:type="spellEnd"/>
          </w:p>
        </w:tc>
        <w:tc>
          <w:tcPr>
            <w:tcW w:w="990" w:type="dxa"/>
            <w:shd w:val="clear" w:color="auto" w:fill="D9D9D9" w:themeFill="background1" w:themeFillShade="D9"/>
            <w:vAlign w:val="bottom"/>
          </w:tcPr>
          <w:p w14:paraId="62A41BF9" w14:textId="473DD7CC" w:rsidR="009A309E" w:rsidRPr="00B979D3" w:rsidRDefault="009A309E" w:rsidP="008A3A25">
            <w:pPr>
              <w:ind w:firstLine="0"/>
              <w:jc w:val="center"/>
              <w:rPr>
                <w:b/>
                <w:bCs/>
                <w:color w:val="000000"/>
                <w:w w:val="90"/>
                <w:sz w:val="16"/>
                <w:szCs w:val="16"/>
              </w:rPr>
            </w:pPr>
            <w:r w:rsidRPr="00B979D3">
              <w:rPr>
                <w:rFonts w:eastAsia="Times New Roman"/>
                <w:b/>
                <w:bCs/>
                <w:color w:val="000000"/>
                <w:w w:val="90"/>
                <w:sz w:val="16"/>
                <w:szCs w:val="16"/>
              </w:rPr>
              <w:t>Obstacle</w:t>
            </w:r>
          </w:p>
        </w:tc>
        <w:tc>
          <w:tcPr>
            <w:tcW w:w="990" w:type="dxa"/>
            <w:shd w:val="clear" w:color="auto" w:fill="D9D9D9" w:themeFill="background1" w:themeFillShade="D9"/>
            <w:vAlign w:val="bottom"/>
          </w:tcPr>
          <w:p w14:paraId="5F4668F6" w14:textId="77777777" w:rsidR="009A309E" w:rsidRPr="00B979D3" w:rsidRDefault="009A309E" w:rsidP="008A3A25">
            <w:pPr>
              <w:ind w:firstLine="0"/>
              <w:jc w:val="center"/>
              <w:rPr>
                <w:rFonts w:eastAsia="Times New Roman"/>
                <w:b/>
                <w:bCs/>
                <w:color w:val="000000"/>
                <w:w w:val="90"/>
                <w:sz w:val="16"/>
                <w:szCs w:val="16"/>
              </w:rPr>
            </w:pPr>
            <w:r w:rsidRPr="00B979D3">
              <w:rPr>
                <w:rFonts w:eastAsia="Times New Roman"/>
                <w:b/>
                <w:bCs/>
                <w:color w:val="000000"/>
                <w:w w:val="90"/>
                <w:sz w:val="16"/>
                <w:szCs w:val="16"/>
              </w:rPr>
              <w:t>Surface</w:t>
            </w:r>
          </w:p>
          <w:p w14:paraId="4CD21458" w14:textId="2B357CE3" w:rsidR="009A309E" w:rsidRPr="00B979D3" w:rsidRDefault="009A309E" w:rsidP="008A3A25">
            <w:pPr>
              <w:ind w:firstLine="0"/>
              <w:jc w:val="center"/>
              <w:rPr>
                <w:b/>
                <w:bCs/>
                <w:color w:val="000000"/>
                <w:w w:val="90"/>
                <w:sz w:val="16"/>
                <w:szCs w:val="16"/>
              </w:rPr>
            </w:pPr>
            <w:r w:rsidRPr="00B979D3">
              <w:rPr>
                <w:rFonts w:eastAsia="Times New Roman"/>
                <w:b/>
                <w:bCs/>
                <w:color w:val="000000"/>
                <w:w w:val="90"/>
                <w:sz w:val="16"/>
                <w:szCs w:val="16"/>
              </w:rPr>
              <w:t>Problem</w:t>
            </w:r>
          </w:p>
        </w:tc>
      </w:tr>
      <w:tr w:rsidR="00C23D48" w14:paraId="3D349C1E" w14:textId="77777777" w:rsidTr="00C23D48">
        <w:tc>
          <w:tcPr>
            <w:tcW w:w="1998" w:type="dxa"/>
            <w:vAlign w:val="bottom"/>
          </w:tcPr>
          <w:p w14:paraId="28BDB814" w14:textId="6AF137A8" w:rsidR="009A309E" w:rsidRPr="008A3A25" w:rsidRDefault="009A309E" w:rsidP="008A3A25">
            <w:pPr>
              <w:ind w:firstLine="0"/>
              <w:jc w:val="left"/>
              <w:rPr>
                <w:color w:val="000000"/>
                <w:sz w:val="16"/>
                <w:szCs w:val="16"/>
              </w:rPr>
            </w:pPr>
            <w:r w:rsidRPr="008A3A25">
              <w:rPr>
                <w:rFonts w:eastAsia="Times New Roman"/>
                <w:color w:val="000000"/>
                <w:sz w:val="16"/>
                <w:szCs w:val="16"/>
              </w:rPr>
              <w:t>Adams Morgan</w:t>
            </w:r>
          </w:p>
        </w:tc>
        <w:tc>
          <w:tcPr>
            <w:tcW w:w="720" w:type="dxa"/>
            <w:vAlign w:val="bottom"/>
          </w:tcPr>
          <w:p w14:paraId="114B9349" w14:textId="42F11042" w:rsidR="009A309E" w:rsidRPr="008A3A25" w:rsidRDefault="009A309E" w:rsidP="008A3A25">
            <w:pPr>
              <w:ind w:firstLine="0"/>
              <w:jc w:val="right"/>
              <w:rPr>
                <w:color w:val="000000"/>
                <w:sz w:val="16"/>
                <w:szCs w:val="16"/>
              </w:rPr>
            </w:pPr>
            <w:r w:rsidRPr="008A3A25">
              <w:rPr>
                <w:rFonts w:eastAsia="Times New Roman"/>
                <w:color w:val="000000"/>
                <w:sz w:val="16"/>
                <w:szCs w:val="16"/>
              </w:rPr>
              <w:t>198</w:t>
            </w:r>
          </w:p>
        </w:tc>
        <w:tc>
          <w:tcPr>
            <w:tcW w:w="1170" w:type="dxa"/>
            <w:vAlign w:val="bottom"/>
          </w:tcPr>
          <w:p w14:paraId="6BA1186D" w14:textId="7A5DC88C" w:rsidR="009A309E" w:rsidRPr="008A3A25" w:rsidRDefault="009A309E" w:rsidP="008A3A25">
            <w:pPr>
              <w:ind w:firstLine="0"/>
              <w:jc w:val="right"/>
              <w:rPr>
                <w:color w:val="000000"/>
                <w:sz w:val="16"/>
                <w:szCs w:val="16"/>
              </w:rPr>
            </w:pPr>
            <w:r w:rsidRPr="008A3A25">
              <w:rPr>
                <w:rFonts w:eastAsia="Times New Roman"/>
                <w:color w:val="000000"/>
                <w:sz w:val="16"/>
                <w:szCs w:val="16"/>
              </w:rPr>
              <w:t>10.4117647</w:t>
            </w:r>
          </w:p>
        </w:tc>
        <w:tc>
          <w:tcPr>
            <w:tcW w:w="1170" w:type="dxa"/>
            <w:vAlign w:val="bottom"/>
          </w:tcPr>
          <w:p w14:paraId="1E32EDE2" w14:textId="43825759" w:rsidR="009A309E" w:rsidRPr="008A3A25" w:rsidRDefault="009A309E" w:rsidP="008A3A25">
            <w:pPr>
              <w:ind w:firstLine="0"/>
              <w:jc w:val="right"/>
              <w:rPr>
                <w:color w:val="000000"/>
                <w:sz w:val="16"/>
                <w:szCs w:val="16"/>
              </w:rPr>
            </w:pPr>
            <w:r w:rsidRPr="008A3A25">
              <w:rPr>
                <w:rFonts w:eastAsia="Times New Roman"/>
                <w:color w:val="000000"/>
                <w:sz w:val="16"/>
                <w:szCs w:val="16"/>
              </w:rPr>
              <w:t>0.55882</w:t>
            </w:r>
          </w:p>
        </w:tc>
        <w:tc>
          <w:tcPr>
            <w:tcW w:w="990" w:type="dxa"/>
            <w:vAlign w:val="bottom"/>
          </w:tcPr>
          <w:p w14:paraId="22DCBA50" w14:textId="72F521A0" w:rsidR="009A309E" w:rsidRPr="008A3A25" w:rsidRDefault="009A309E" w:rsidP="008A3A25">
            <w:pPr>
              <w:ind w:firstLine="0"/>
              <w:jc w:val="right"/>
              <w:rPr>
                <w:color w:val="000000"/>
                <w:sz w:val="16"/>
                <w:szCs w:val="16"/>
              </w:rPr>
            </w:pPr>
            <w:r w:rsidRPr="008A3A25">
              <w:rPr>
                <w:rFonts w:eastAsia="Times New Roman"/>
                <w:color w:val="000000"/>
                <w:sz w:val="16"/>
                <w:szCs w:val="16"/>
              </w:rPr>
              <w:t>2.088235</w:t>
            </w:r>
          </w:p>
        </w:tc>
        <w:tc>
          <w:tcPr>
            <w:tcW w:w="990" w:type="dxa"/>
            <w:vAlign w:val="bottom"/>
          </w:tcPr>
          <w:p w14:paraId="08E46648" w14:textId="7A4089DD" w:rsidR="009A309E" w:rsidRPr="008A3A25" w:rsidRDefault="009A309E" w:rsidP="008A3A25">
            <w:pPr>
              <w:ind w:firstLine="0"/>
              <w:jc w:val="right"/>
              <w:rPr>
                <w:color w:val="000000"/>
                <w:sz w:val="16"/>
                <w:szCs w:val="16"/>
              </w:rPr>
            </w:pPr>
            <w:r w:rsidRPr="008A3A25">
              <w:rPr>
                <w:rFonts w:eastAsia="Times New Roman"/>
                <w:color w:val="000000"/>
                <w:sz w:val="16"/>
                <w:szCs w:val="16"/>
              </w:rPr>
              <w:t>3.3265306</w:t>
            </w:r>
          </w:p>
        </w:tc>
      </w:tr>
      <w:tr w:rsidR="00C23D48" w14:paraId="60086B5E" w14:textId="77777777" w:rsidTr="00C23D48">
        <w:tc>
          <w:tcPr>
            <w:tcW w:w="1998" w:type="dxa"/>
            <w:vAlign w:val="bottom"/>
          </w:tcPr>
          <w:p w14:paraId="2655FB13" w14:textId="249F9717" w:rsidR="009A309E" w:rsidRPr="008A3A25" w:rsidRDefault="009A309E" w:rsidP="008A3A25">
            <w:pPr>
              <w:ind w:firstLine="0"/>
              <w:jc w:val="left"/>
              <w:rPr>
                <w:color w:val="000000"/>
                <w:sz w:val="16"/>
                <w:szCs w:val="16"/>
              </w:rPr>
            </w:pPr>
            <w:r w:rsidRPr="008A3A25">
              <w:rPr>
                <w:rFonts w:eastAsia="Times New Roman"/>
                <w:color w:val="000000"/>
                <w:sz w:val="16"/>
                <w:szCs w:val="16"/>
              </w:rPr>
              <w:t>American University Park</w:t>
            </w:r>
          </w:p>
        </w:tc>
        <w:tc>
          <w:tcPr>
            <w:tcW w:w="720" w:type="dxa"/>
            <w:vAlign w:val="bottom"/>
          </w:tcPr>
          <w:p w14:paraId="4B8DC904" w14:textId="19741FC7" w:rsidR="009A309E" w:rsidRPr="008A3A25" w:rsidRDefault="009A309E" w:rsidP="008A3A25">
            <w:pPr>
              <w:ind w:firstLine="0"/>
              <w:jc w:val="right"/>
              <w:rPr>
                <w:color w:val="000000"/>
                <w:sz w:val="16"/>
                <w:szCs w:val="16"/>
              </w:rPr>
            </w:pPr>
            <w:r w:rsidRPr="008A3A25">
              <w:rPr>
                <w:rFonts w:eastAsia="Times New Roman"/>
                <w:color w:val="000000"/>
                <w:sz w:val="16"/>
                <w:szCs w:val="16"/>
              </w:rPr>
              <w:t>195</w:t>
            </w:r>
          </w:p>
        </w:tc>
        <w:tc>
          <w:tcPr>
            <w:tcW w:w="1170" w:type="dxa"/>
            <w:vAlign w:val="bottom"/>
          </w:tcPr>
          <w:p w14:paraId="5F89B166" w14:textId="3E44D422" w:rsidR="009A309E" w:rsidRPr="008A3A25" w:rsidRDefault="009A309E" w:rsidP="008A3A25">
            <w:pPr>
              <w:ind w:firstLine="0"/>
              <w:jc w:val="right"/>
              <w:rPr>
                <w:color w:val="000000"/>
                <w:sz w:val="16"/>
                <w:szCs w:val="16"/>
              </w:rPr>
            </w:pPr>
            <w:r w:rsidRPr="008A3A25">
              <w:rPr>
                <w:rFonts w:eastAsia="Times New Roman"/>
                <w:color w:val="000000"/>
                <w:sz w:val="16"/>
                <w:szCs w:val="16"/>
              </w:rPr>
              <w:t>4.91379310</w:t>
            </w:r>
          </w:p>
        </w:tc>
        <w:tc>
          <w:tcPr>
            <w:tcW w:w="1170" w:type="dxa"/>
            <w:vAlign w:val="bottom"/>
          </w:tcPr>
          <w:p w14:paraId="40676D0C" w14:textId="6571B977" w:rsidR="009A309E" w:rsidRPr="008A3A25" w:rsidRDefault="009A309E" w:rsidP="008A3A25">
            <w:pPr>
              <w:ind w:firstLine="0"/>
              <w:jc w:val="right"/>
              <w:rPr>
                <w:color w:val="000000"/>
                <w:sz w:val="16"/>
                <w:szCs w:val="16"/>
              </w:rPr>
            </w:pPr>
            <w:r w:rsidRPr="008A3A25">
              <w:rPr>
                <w:rFonts w:eastAsia="Times New Roman"/>
                <w:color w:val="000000"/>
                <w:sz w:val="16"/>
                <w:szCs w:val="16"/>
              </w:rPr>
              <w:t>0.84482</w:t>
            </w:r>
          </w:p>
        </w:tc>
        <w:tc>
          <w:tcPr>
            <w:tcW w:w="990" w:type="dxa"/>
            <w:vAlign w:val="bottom"/>
          </w:tcPr>
          <w:p w14:paraId="5ACF3AC7" w14:textId="4117DAEE" w:rsidR="009A309E" w:rsidRPr="008A3A25" w:rsidRDefault="009A309E" w:rsidP="008A3A25">
            <w:pPr>
              <w:ind w:firstLine="0"/>
              <w:jc w:val="right"/>
              <w:rPr>
                <w:color w:val="000000"/>
                <w:sz w:val="16"/>
                <w:szCs w:val="16"/>
              </w:rPr>
            </w:pPr>
            <w:r w:rsidRPr="008A3A25">
              <w:rPr>
                <w:rFonts w:eastAsia="Times New Roman"/>
                <w:color w:val="000000"/>
                <w:sz w:val="16"/>
                <w:szCs w:val="16"/>
              </w:rPr>
              <w:t>0.206896</w:t>
            </w:r>
          </w:p>
        </w:tc>
        <w:tc>
          <w:tcPr>
            <w:tcW w:w="990" w:type="dxa"/>
            <w:vAlign w:val="bottom"/>
          </w:tcPr>
          <w:p w14:paraId="5B0EC0D4" w14:textId="2C75808A" w:rsidR="009A309E" w:rsidRPr="008A3A25" w:rsidRDefault="009A309E" w:rsidP="008A3A25">
            <w:pPr>
              <w:ind w:firstLine="0"/>
              <w:jc w:val="right"/>
              <w:rPr>
                <w:color w:val="000000"/>
                <w:sz w:val="16"/>
                <w:szCs w:val="16"/>
              </w:rPr>
            </w:pPr>
            <w:r w:rsidRPr="008A3A25">
              <w:rPr>
                <w:rFonts w:eastAsia="Times New Roman"/>
                <w:color w:val="000000"/>
                <w:sz w:val="16"/>
                <w:szCs w:val="16"/>
              </w:rPr>
              <w:t>2.7179487</w:t>
            </w:r>
          </w:p>
        </w:tc>
      </w:tr>
      <w:tr w:rsidR="00C23D48" w14:paraId="6994F0DF" w14:textId="77777777" w:rsidTr="00C23D48">
        <w:tc>
          <w:tcPr>
            <w:tcW w:w="1998" w:type="dxa"/>
            <w:vAlign w:val="bottom"/>
          </w:tcPr>
          <w:p w14:paraId="3E0BD3A2" w14:textId="5C7FF31E" w:rsidR="009A309E" w:rsidRPr="008A3A25" w:rsidRDefault="009A309E" w:rsidP="008A3A25">
            <w:pPr>
              <w:ind w:firstLine="0"/>
              <w:jc w:val="left"/>
              <w:rPr>
                <w:color w:val="000000"/>
                <w:sz w:val="16"/>
                <w:szCs w:val="16"/>
              </w:rPr>
            </w:pPr>
            <w:r w:rsidRPr="008A3A25">
              <w:rPr>
                <w:rFonts w:eastAsia="Times New Roman"/>
                <w:color w:val="000000"/>
                <w:sz w:val="16"/>
                <w:szCs w:val="16"/>
              </w:rPr>
              <w:t>Barnaby Woods</w:t>
            </w:r>
          </w:p>
        </w:tc>
        <w:tc>
          <w:tcPr>
            <w:tcW w:w="720" w:type="dxa"/>
            <w:vAlign w:val="bottom"/>
          </w:tcPr>
          <w:p w14:paraId="66C2C990" w14:textId="339EBCE3" w:rsidR="009A309E" w:rsidRPr="008A3A25" w:rsidRDefault="009A309E" w:rsidP="008A3A25">
            <w:pPr>
              <w:ind w:firstLine="0"/>
              <w:jc w:val="right"/>
              <w:rPr>
                <w:color w:val="000000"/>
                <w:sz w:val="16"/>
                <w:szCs w:val="16"/>
              </w:rPr>
            </w:pPr>
            <w:r w:rsidRPr="008A3A25">
              <w:rPr>
                <w:rFonts w:eastAsia="Times New Roman"/>
                <w:color w:val="000000"/>
                <w:sz w:val="16"/>
                <w:szCs w:val="16"/>
              </w:rPr>
              <w:t>218</w:t>
            </w:r>
          </w:p>
        </w:tc>
        <w:tc>
          <w:tcPr>
            <w:tcW w:w="1170" w:type="dxa"/>
            <w:vAlign w:val="bottom"/>
          </w:tcPr>
          <w:p w14:paraId="39543F21" w14:textId="718B0087" w:rsidR="009A309E" w:rsidRPr="008A3A25" w:rsidRDefault="009A309E" w:rsidP="008A3A25">
            <w:pPr>
              <w:ind w:firstLine="0"/>
              <w:jc w:val="right"/>
              <w:rPr>
                <w:color w:val="000000"/>
                <w:sz w:val="16"/>
                <w:szCs w:val="16"/>
              </w:rPr>
            </w:pPr>
            <w:r w:rsidRPr="008A3A25">
              <w:rPr>
                <w:rFonts w:eastAsia="Times New Roman"/>
                <w:color w:val="000000"/>
                <w:sz w:val="16"/>
                <w:szCs w:val="16"/>
              </w:rPr>
              <w:t>2.82926829</w:t>
            </w:r>
          </w:p>
        </w:tc>
        <w:tc>
          <w:tcPr>
            <w:tcW w:w="1170" w:type="dxa"/>
            <w:vAlign w:val="bottom"/>
          </w:tcPr>
          <w:p w14:paraId="7006956D" w14:textId="6B88433B" w:rsidR="009A309E" w:rsidRPr="008A3A25" w:rsidRDefault="009A309E" w:rsidP="008A3A25">
            <w:pPr>
              <w:ind w:firstLine="0"/>
              <w:jc w:val="right"/>
              <w:rPr>
                <w:color w:val="000000"/>
                <w:sz w:val="16"/>
                <w:szCs w:val="16"/>
              </w:rPr>
            </w:pPr>
            <w:r w:rsidRPr="008A3A25">
              <w:rPr>
                <w:rFonts w:eastAsia="Times New Roman"/>
                <w:color w:val="000000"/>
                <w:sz w:val="16"/>
                <w:szCs w:val="16"/>
              </w:rPr>
              <w:t>0.90243</w:t>
            </w:r>
          </w:p>
        </w:tc>
        <w:tc>
          <w:tcPr>
            <w:tcW w:w="990" w:type="dxa"/>
            <w:vAlign w:val="bottom"/>
          </w:tcPr>
          <w:p w14:paraId="479F5887" w14:textId="4B36B434" w:rsidR="009A309E" w:rsidRPr="008A3A25" w:rsidRDefault="009A309E" w:rsidP="008A3A25">
            <w:pPr>
              <w:ind w:firstLine="0"/>
              <w:jc w:val="right"/>
              <w:rPr>
                <w:color w:val="000000"/>
                <w:sz w:val="16"/>
                <w:szCs w:val="16"/>
              </w:rPr>
            </w:pPr>
            <w:r w:rsidRPr="008A3A25">
              <w:rPr>
                <w:rFonts w:eastAsia="Times New Roman"/>
                <w:color w:val="000000"/>
                <w:sz w:val="16"/>
                <w:szCs w:val="16"/>
              </w:rPr>
              <w:t>0.853658</w:t>
            </w:r>
          </w:p>
        </w:tc>
        <w:tc>
          <w:tcPr>
            <w:tcW w:w="990" w:type="dxa"/>
            <w:vAlign w:val="bottom"/>
          </w:tcPr>
          <w:p w14:paraId="47141C78" w14:textId="3E6BCE31" w:rsidR="009A309E" w:rsidRPr="008A3A25" w:rsidRDefault="009A309E" w:rsidP="008A3A25">
            <w:pPr>
              <w:ind w:firstLine="0"/>
              <w:jc w:val="right"/>
              <w:rPr>
                <w:color w:val="000000"/>
                <w:sz w:val="16"/>
                <w:szCs w:val="16"/>
              </w:rPr>
            </w:pPr>
            <w:r w:rsidRPr="008A3A25">
              <w:rPr>
                <w:rFonts w:eastAsia="Times New Roman"/>
                <w:color w:val="000000"/>
                <w:sz w:val="16"/>
                <w:szCs w:val="16"/>
              </w:rPr>
              <w:t>2.075</w:t>
            </w:r>
          </w:p>
        </w:tc>
      </w:tr>
      <w:tr w:rsidR="00C23D48" w14:paraId="1A024AAF" w14:textId="77777777" w:rsidTr="00C23D48">
        <w:tc>
          <w:tcPr>
            <w:tcW w:w="1998" w:type="dxa"/>
            <w:vAlign w:val="bottom"/>
          </w:tcPr>
          <w:p w14:paraId="11E98D95" w14:textId="48292C5A" w:rsidR="009A309E" w:rsidRPr="008A3A25" w:rsidRDefault="009A309E" w:rsidP="008A3A25">
            <w:pPr>
              <w:ind w:firstLine="0"/>
              <w:jc w:val="left"/>
              <w:rPr>
                <w:rFonts w:eastAsia="Times New Roman"/>
                <w:color w:val="000000"/>
                <w:sz w:val="16"/>
                <w:szCs w:val="16"/>
              </w:rPr>
            </w:pPr>
            <w:r w:rsidRPr="008A3A25">
              <w:rPr>
                <w:rFonts w:eastAsia="Times New Roman"/>
                <w:color w:val="000000"/>
                <w:sz w:val="16"/>
                <w:szCs w:val="16"/>
              </w:rPr>
              <w:t>Cleveland Park</w:t>
            </w:r>
          </w:p>
        </w:tc>
        <w:tc>
          <w:tcPr>
            <w:tcW w:w="720" w:type="dxa"/>
            <w:vAlign w:val="bottom"/>
          </w:tcPr>
          <w:p w14:paraId="47E93631" w14:textId="4000CF87" w:rsidR="009A309E" w:rsidRPr="008A3A25" w:rsidRDefault="009A309E" w:rsidP="008A3A25">
            <w:pPr>
              <w:ind w:firstLine="0"/>
              <w:jc w:val="right"/>
              <w:rPr>
                <w:rFonts w:eastAsia="Times New Roman"/>
                <w:color w:val="000000"/>
                <w:sz w:val="16"/>
                <w:szCs w:val="16"/>
              </w:rPr>
            </w:pPr>
            <w:r w:rsidRPr="008A3A25">
              <w:rPr>
                <w:rFonts w:eastAsia="Times New Roman"/>
                <w:color w:val="000000"/>
                <w:sz w:val="16"/>
                <w:szCs w:val="16"/>
              </w:rPr>
              <w:t>261</w:t>
            </w:r>
          </w:p>
        </w:tc>
        <w:tc>
          <w:tcPr>
            <w:tcW w:w="1170" w:type="dxa"/>
            <w:vAlign w:val="bottom"/>
          </w:tcPr>
          <w:p w14:paraId="31860A72" w14:textId="7CA0359F" w:rsidR="009A309E" w:rsidRPr="008A3A25" w:rsidRDefault="009A309E" w:rsidP="008A3A25">
            <w:pPr>
              <w:ind w:firstLine="0"/>
              <w:jc w:val="right"/>
              <w:rPr>
                <w:rFonts w:eastAsia="Times New Roman"/>
                <w:color w:val="000000"/>
                <w:sz w:val="16"/>
                <w:szCs w:val="16"/>
              </w:rPr>
            </w:pPr>
            <w:r w:rsidRPr="008A3A25">
              <w:rPr>
                <w:rFonts w:eastAsia="Times New Roman"/>
                <w:color w:val="000000"/>
                <w:sz w:val="16"/>
                <w:szCs w:val="16"/>
              </w:rPr>
              <w:t>274.964912</w:t>
            </w:r>
          </w:p>
        </w:tc>
        <w:tc>
          <w:tcPr>
            <w:tcW w:w="1170" w:type="dxa"/>
            <w:vAlign w:val="bottom"/>
          </w:tcPr>
          <w:p w14:paraId="7E4B79F2" w14:textId="4B30F5F0" w:rsidR="009A309E" w:rsidRPr="008A3A25" w:rsidRDefault="009A309E" w:rsidP="008A3A25">
            <w:pPr>
              <w:ind w:firstLine="0"/>
              <w:jc w:val="right"/>
              <w:rPr>
                <w:rFonts w:eastAsia="Times New Roman"/>
                <w:color w:val="000000"/>
                <w:sz w:val="16"/>
                <w:szCs w:val="16"/>
              </w:rPr>
            </w:pPr>
            <w:r w:rsidRPr="008A3A25">
              <w:rPr>
                <w:rFonts w:eastAsia="Times New Roman"/>
                <w:color w:val="000000"/>
                <w:sz w:val="16"/>
                <w:szCs w:val="16"/>
              </w:rPr>
              <w:t>45.7719</w:t>
            </w:r>
          </w:p>
        </w:tc>
        <w:tc>
          <w:tcPr>
            <w:tcW w:w="990" w:type="dxa"/>
            <w:vAlign w:val="bottom"/>
          </w:tcPr>
          <w:p w14:paraId="30924482" w14:textId="3D1FF365" w:rsidR="009A309E" w:rsidRPr="008A3A25" w:rsidRDefault="009A309E" w:rsidP="008A3A25">
            <w:pPr>
              <w:ind w:firstLine="0"/>
              <w:jc w:val="right"/>
              <w:rPr>
                <w:rFonts w:eastAsia="Times New Roman"/>
                <w:color w:val="000000"/>
                <w:sz w:val="16"/>
                <w:szCs w:val="16"/>
              </w:rPr>
            </w:pPr>
            <w:r>
              <w:rPr>
                <w:rFonts w:eastAsia="Times New Roman"/>
                <w:color w:val="000000"/>
                <w:sz w:val="16"/>
                <w:szCs w:val="16"/>
              </w:rPr>
              <w:t>2.982456</w:t>
            </w:r>
          </w:p>
        </w:tc>
        <w:tc>
          <w:tcPr>
            <w:tcW w:w="990" w:type="dxa"/>
            <w:vAlign w:val="bottom"/>
          </w:tcPr>
          <w:p w14:paraId="765AF1FC" w14:textId="135A849D" w:rsidR="009A309E" w:rsidRPr="008A3A25" w:rsidRDefault="009A309E" w:rsidP="008A3A25">
            <w:pPr>
              <w:ind w:firstLine="0"/>
              <w:jc w:val="right"/>
              <w:rPr>
                <w:rFonts w:eastAsia="Times New Roman"/>
                <w:color w:val="000000"/>
                <w:sz w:val="16"/>
                <w:szCs w:val="16"/>
              </w:rPr>
            </w:pPr>
            <w:r w:rsidRPr="008A3A25">
              <w:rPr>
                <w:rFonts w:eastAsia="Times New Roman"/>
                <w:color w:val="000000"/>
                <w:sz w:val="16"/>
                <w:szCs w:val="16"/>
              </w:rPr>
              <w:t>0.9545454</w:t>
            </w:r>
          </w:p>
        </w:tc>
      </w:tr>
    </w:tbl>
    <w:p w14:paraId="49669110" w14:textId="77777777" w:rsidR="009E59D4" w:rsidRDefault="009E59D4" w:rsidP="00B212BC">
      <w:pPr>
        <w:ind w:firstLine="0"/>
      </w:pPr>
    </w:p>
    <w:p w14:paraId="7ED8006E" w14:textId="6C4BD893" w:rsidR="009E59D4" w:rsidRPr="00A249EE" w:rsidRDefault="009E59D4" w:rsidP="009E59D4">
      <w:pPr>
        <w:ind w:firstLine="0"/>
        <w:rPr>
          <w:b/>
        </w:rPr>
      </w:pPr>
      <w:r w:rsidRPr="00A249EE">
        <w:rPr>
          <w:b/>
          <w:lang w:eastAsia="en-US"/>
        </w:rPr>
        <w:t>3.</w:t>
      </w:r>
      <w:r w:rsidR="00167463" w:rsidRPr="00A249EE">
        <w:rPr>
          <w:b/>
          <w:lang w:eastAsia="en-US"/>
        </w:rPr>
        <w:t>2</w:t>
      </w:r>
      <w:r w:rsidRPr="00A249EE">
        <w:rPr>
          <w:b/>
          <w:lang w:eastAsia="en-US"/>
        </w:rPr>
        <w:tab/>
      </w:r>
      <w:r w:rsidR="00167463" w:rsidRPr="00A249EE">
        <w:rPr>
          <w:b/>
        </w:rPr>
        <w:t>Washington D.C. Real Estate P</w:t>
      </w:r>
      <w:r w:rsidRPr="00A249EE">
        <w:rPr>
          <w:b/>
        </w:rPr>
        <w:t>ricing</w:t>
      </w:r>
    </w:p>
    <w:p w14:paraId="3F957233" w14:textId="77777777" w:rsidR="009E59D4" w:rsidRPr="00356347" w:rsidRDefault="009E59D4" w:rsidP="009E59D4"/>
    <w:p w14:paraId="0F3D9AC1" w14:textId="23227F64" w:rsidR="009E59D4" w:rsidRDefault="009E59D4" w:rsidP="009E59D4">
      <w:pPr>
        <w:ind w:firstLine="0"/>
      </w:pPr>
      <w:r>
        <w:rPr>
          <w:color w:val="000000"/>
        </w:rPr>
        <w:t>This dataset</w:t>
      </w:r>
      <w:r w:rsidR="00F640C2">
        <w:rPr>
          <w:color w:val="000000"/>
        </w:rPr>
        <w:t>, the first</w:t>
      </w:r>
      <w:r w:rsidR="00840076">
        <w:rPr>
          <w:color w:val="000000"/>
        </w:rPr>
        <w:t xml:space="preserve"> entries shown in Table 2,</w:t>
      </w:r>
      <w:r>
        <w:rPr>
          <w:color w:val="000000"/>
        </w:rPr>
        <w:t xml:space="preserve"> was comprised of average Washington D.C. neighborhood price per square foot monthly from </w:t>
      </w:r>
      <w:r>
        <w:t>June 2013 to May 2017 as documented by Zillow.com</w:t>
      </w:r>
      <w:r w:rsidR="00294963">
        <w:t xml:space="preserve"> (Table 2)</w:t>
      </w:r>
      <w:r>
        <w:t xml:space="preserve">. </w:t>
      </w:r>
      <w:r w:rsidR="00167463">
        <w:t xml:space="preserve">This dataset was important to show the pricing trends within neighborhood. While we were not specifically interested in the actually pricing, we were very interested in how the pricing fluctuated from month to month, year to year. </w:t>
      </w:r>
    </w:p>
    <w:p w14:paraId="262D8345" w14:textId="77777777" w:rsidR="00747D60" w:rsidRDefault="00747D60" w:rsidP="009E59D4">
      <w:pPr>
        <w:ind w:firstLine="0"/>
      </w:pPr>
    </w:p>
    <w:p w14:paraId="3B11A97C" w14:textId="77777777" w:rsidR="00747D60" w:rsidRDefault="00747D60" w:rsidP="009E59D4">
      <w:pPr>
        <w:ind w:firstLine="0"/>
      </w:pPr>
    </w:p>
    <w:p w14:paraId="6168190F" w14:textId="77777777" w:rsidR="00F640C2" w:rsidRDefault="00F640C2" w:rsidP="009E59D4">
      <w:pPr>
        <w:ind w:firstLine="0"/>
      </w:pPr>
    </w:p>
    <w:p w14:paraId="71964D9B" w14:textId="77777777" w:rsidR="00F640C2" w:rsidRDefault="00F640C2" w:rsidP="009E59D4">
      <w:pPr>
        <w:ind w:firstLine="0"/>
      </w:pPr>
    </w:p>
    <w:p w14:paraId="2E2C287F" w14:textId="77777777" w:rsidR="00F640C2" w:rsidRDefault="00F640C2" w:rsidP="009E59D4">
      <w:pPr>
        <w:ind w:firstLine="0"/>
      </w:pPr>
    </w:p>
    <w:p w14:paraId="6F1A6D45" w14:textId="77777777" w:rsidR="00F640C2" w:rsidRDefault="00F640C2" w:rsidP="009E59D4">
      <w:pPr>
        <w:ind w:firstLine="0"/>
      </w:pPr>
    </w:p>
    <w:p w14:paraId="505B81CC" w14:textId="0CECE9A0" w:rsidR="009E59D4" w:rsidRDefault="009E59D4" w:rsidP="009E59D4">
      <w:pPr>
        <w:ind w:firstLine="0"/>
        <w:rPr>
          <w:color w:val="000000"/>
        </w:rPr>
      </w:pPr>
      <w:r w:rsidRPr="00FC2AF5">
        <w:rPr>
          <w:rFonts w:ascii="Times New Roman" w:eastAsiaTheme="minorEastAsia" w:hAnsi="Times New Roman"/>
          <w:b/>
          <w:sz w:val="18"/>
          <w:szCs w:val="18"/>
          <w:lang w:eastAsia="en-US"/>
        </w:rPr>
        <w:t>Table 2.</w:t>
      </w:r>
      <w:r w:rsidR="00747D60">
        <w:rPr>
          <w:rFonts w:ascii="Times New Roman" w:eastAsiaTheme="minorEastAsia" w:hAnsi="Times New Roman"/>
          <w:sz w:val="18"/>
          <w:szCs w:val="18"/>
          <w:lang w:eastAsia="en-US"/>
        </w:rPr>
        <w:tab/>
        <w:t xml:space="preserve"> </w:t>
      </w:r>
      <w:r>
        <w:rPr>
          <w:rFonts w:ascii="Times New Roman" w:eastAsiaTheme="minorEastAsia" w:hAnsi="Times New Roman"/>
          <w:sz w:val="18"/>
          <w:szCs w:val="18"/>
          <w:lang w:eastAsia="en-US"/>
        </w:rPr>
        <w:t xml:space="preserve">Sample of the </w:t>
      </w:r>
      <w:r w:rsidR="00167463">
        <w:rPr>
          <w:rFonts w:ascii="Times New Roman" w:eastAsiaTheme="minorEastAsia" w:hAnsi="Times New Roman"/>
          <w:sz w:val="18"/>
          <w:szCs w:val="18"/>
          <w:lang w:eastAsia="en-US"/>
        </w:rPr>
        <w:t>Zillow.com Data by Neighborhood</w:t>
      </w:r>
    </w:p>
    <w:p w14:paraId="618F5037" w14:textId="77777777" w:rsidR="009E59D4" w:rsidRDefault="009E59D4" w:rsidP="009E59D4">
      <w:pPr>
        <w:ind w:firstLine="0"/>
        <w:rPr>
          <w:color w:val="000000"/>
        </w:rPr>
      </w:pPr>
    </w:p>
    <w:tbl>
      <w:tblPr>
        <w:tblStyle w:val="TableGrid"/>
        <w:tblW w:w="0" w:type="auto"/>
        <w:tblLayout w:type="fixed"/>
        <w:tblLook w:val="04A0" w:firstRow="1" w:lastRow="0" w:firstColumn="1" w:lastColumn="0" w:noHBand="0" w:noVBand="1"/>
      </w:tblPr>
      <w:tblGrid>
        <w:gridCol w:w="1098"/>
        <w:gridCol w:w="540"/>
        <w:gridCol w:w="900"/>
        <w:gridCol w:w="900"/>
        <w:gridCol w:w="900"/>
        <w:gridCol w:w="990"/>
        <w:gridCol w:w="860"/>
        <w:gridCol w:w="945"/>
      </w:tblGrid>
      <w:tr w:rsidR="00167463" w14:paraId="4263991A" w14:textId="77777777" w:rsidTr="00F95A2F">
        <w:trPr>
          <w:trHeight w:val="471"/>
        </w:trPr>
        <w:tc>
          <w:tcPr>
            <w:tcW w:w="1098" w:type="dxa"/>
            <w:shd w:val="clear" w:color="auto" w:fill="D9D9D9" w:themeFill="background1" w:themeFillShade="D9"/>
            <w:vAlign w:val="bottom"/>
          </w:tcPr>
          <w:p w14:paraId="42716B05" w14:textId="77777777" w:rsidR="00167463" w:rsidRPr="00F95A2F" w:rsidRDefault="00167463" w:rsidP="009E59D4">
            <w:pPr>
              <w:ind w:firstLine="0"/>
              <w:jc w:val="center"/>
              <w:rPr>
                <w:rFonts w:eastAsia="Times New Roman"/>
                <w:b/>
                <w:bCs/>
                <w:color w:val="000000"/>
                <w:w w:val="90"/>
                <w:sz w:val="16"/>
                <w:szCs w:val="16"/>
              </w:rPr>
            </w:pPr>
          </w:p>
          <w:p w14:paraId="52053767" w14:textId="77777777" w:rsidR="009E59D4" w:rsidRPr="00F95A2F" w:rsidRDefault="009E59D4" w:rsidP="009E59D4">
            <w:pPr>
              <w:ind w:firstLine="0"/>
              <w:jc w:val="center"/>
              <w:rPr>
                <w:bCs/>
                <w:color w:val="000000"/>
                <w:w w:val="90"/>
                <w:sz w:val="16"/>
                <w:szCs w:val="16"/>
              </w:rPr>
            </w:pPr>
            <w:proofErr w:type="spellStart"/>
            <w:proofErr w:type="gramStart"/>
            <w:r w:rsidRPr="00F95A2F">
              <w:rPr>
                <w:rFonts w:eastAsia="Times New Roman"/>
                <w:b/>
                <w:bCs/>
                <w:color w:val="000000"/>
                <w:w w:val="90"/>
                <w:sz w:val="16"/>
                <w:szCs w:val="16"/>
              </w:rPr>
              <w:t>region</w:t>
            </w:r>
            <w:proofErr w:type="gramEnd"/>
            <w:r w:rsidRPr="00F95A2F">
              <w:rPr>
                <w:rFonts w:eastAsia="Times New Roman"/>
                <w:b/>
                <w:bCs/>
                <w:color w:val="000000"/>
                <w:w w:val="90"/>
                <w:sz w:val="16"/>
                <w:szCs w:val="16"/>
              </w:rPr>
              <w:t>_name</w:t>
            </w:r>
            <w:proofErr w:type="spellEnd"/>
          </w:p>
        </w:tc>
        <w:tc>
          <w:tcPr>
            <w:tcW w:w="540" w:type="dxa"/>
            <w:shd w:val="clear" w:color="auto" w:fill="D9D9D9" w:themeFill="background1" w:themeFillShade="D9"/>
            <w:vAlign w:val="bottom"/>
          </w:tcPr>
          <w:p w14:paraId="2D2B5A10" w14:textId="74E29DC5" w:rsidR="009E59D4" w:rsidRPr="00F95A2F" w:rsidRDefault="009E59D4" w:rsidP="009E59D4">
            <w:pPr>
              <w:ind w:firstLine="0"/>
              <w:jc w:val="center"/>
              <w:rPr>
                <w:b/>
                <w:bCs/>
                <w:color w:val="000000"/>
                <w:w w:val="90"/>
                <w:sz w:val="16"/>
                <w:szCs w:val="16"/>
              </w:rPr>
            </w:pPr>
            <w:proofErr w:type="gramStart"/>
            <w:r w:rsidRPr="00F95A2F">
              <w:rPr>
                <w:rFonts w:eastAsia="Times New Roman"/>
                <w:b/>
                <w:bCs/>
                <w:color w:val="000000"/>
                <w:w w:val="90"/>
                <w:sz w:val="16"/>
                <w:szCs w:val="16"/>
              </w:rPr>
              <w:t>id</w:t>
            </w:r>
            <w:proofErr w:type="gramEnd"/>
          </w:p>
        </w:tc>
        <w:tc>
          <w:tcPr>
            <w:tcW w:w="900" w:type="dxa"/>
            <w:shd w:val="clear" w:color="auto" w:fill="D9D9D9" w:themeFill="background1" w:themeFillShade="D9"/>
            <w:vAlign w:val="bottom"/>
          </w:tcPr>
          <w:p w14:paraId="732AE403" w14:textId="6FA76E97"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X2013.06</w:t>
            </w:r>
          </w:p>
        </w:tc>
        <w:tc>
          <w:tcPr>
            <w:tcW w:w="900" w:type="dxa"/>
            <w:shd w:val="clear" w:color="auto" w:fill="D9D9D9" w:themeFill="background1" w:themeFillShade="D9"/>
            <w:vAlign w:val="bottom"/>
          </w:tcPr>
          <w:p w14:paraId="4F7A3CE0" w14:textId="1630B333"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X2013.07</w:t>
            </w:r>
          </w:p>
        </w:tc>
        <w:tc>
          <w:tcPr>
            <w:tcW w:w="900" w:type="dxa"/>
            <w:shd w:val="clear" w:color="auto" w:fill="D9D9D9" w:themeFill="background1" w:themeFillShade="D9"/>
            <w:vAlign w:val="bottom"/>
          </w:tcPr>
          <w:p w14:paraId="1F7E4BE6" w14:textId="67D56DA4"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X2013.08</w:t>
            </w:r>
          </w:p>
        </w:tc>
        <w:tc>
          <w:tcPr>
            <w:tcW w:w="990" w:type="dxa"/>
            <w:shd w:val="clear" w:color="auto" w:fill="D9D9D9" w:themeFill="background1" w:themeFillShade="D9"/>
            <w:vAlign w:val="bottom"/>
          </w:tcPr>
          <w:p w14:paraId="4B3266F5" w14:textId="728FD5CA"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X2013.09</w:t>
            </w:r>
          </w:p>
        </w:tc>
        <w:tc>
          <w:tcPr>
            <w:tcW w:w="860" w:type="dxa"/>
            <w:shd w:val="clear" w:color="auto" w:fill="D9D9D9" w:themeFill="background1" w:themeFillShade="D9"/>
            <w:vAlign w:val="bottom"/>
          </w:tcPr>
          <w:p w14:paraId="67A4ABE1" w14:textId="70E7782B"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X2013.10</w:t>
            </w:r>
          </w:p>
        </w:tc>
        <w:tc>
          <w:tcPr>
            <w:tcW w:w="945" w:type="dxa"/>
            <w:shd w:val="clear" w:color="auto" w:fill="D9D9D9" w:themeFill="background1" w:themeFillShade="D9"/>
            <w:vAlign w:val="bottom"/>
          </w:tcPr>
          <w:p w14:paraId="6E5EB571" w14:textId="6121C5D2" w:rsidR="009E59D4" w:rsidRPr="00F95A2F" w:rsidRDefault="009E59D4" w:rsidP="009E59D4">
            <w:pPr>
              <w:ind w:firstLine="0"/>
              <w:jc w:val="center"/>
              <w:rPr>
                <w:rFonts w:eastAsia="Times New Roman"/>
                <w:b/>
                <w:bCs/>
                <w:color w:val="000000"/>
                <w:w w:val="90"/>
                <w:sz w:val="16"/>
                <w:szCs w:val="16"/>
              </w:rPr>
            </w:pPr>
            <w:r w:rsidRPr="00F95A2F">
              <w:rPr>
                <w:rFonts w:eastAsia="Times New Roman"/>
                <w:b/>
                <w:bCs/>
                <w:color w:val="000000"/>
                <w:w w:val="90"/>
                <w:sz w:val="16"/>
                <w:szCs w:val="16"/>
              </w:rPr>
              <w:t>X2013.11</w:t>
            </w:r>
          </w:p>
        </w:tc>
      </w:tr>
      <w:tr w:rsidR="00167463" w14:paraId="410B3563" w14:textId="77777777" w:rsidTr="00F95A2F">
        <w:tc>
          <w:tcPr>
            <w:tcW w:w="1098" w:type="dxa"/>
            <w:vAlign w:val="bottom"/>
          </w:tcPr>
          <w:p w14:paraId="01F54767" w14:textId="77777777" w:rsidR="009E59D4" w:rsidRPr="008A3A25" w:rsidRDefault="009E59D4" w:rsidP="009E59D4">
            <w:pPr>
              <w:ind w:firstLine="0"/>
              <w:jc w:val="left"/>
              <w:rPr>
                <w:color w:val="000000"/>
                <w:sz w:val="16"/>
                <w:szCs w:val="16"/>
              </w:rPr>
            </w:pPr>
            <w:r w:rsidRPr="008A3A25">
              <w:rPr>
                <w:rFonts w:eastAsia="Times New Roman"/>
                <w:color w:val="000000"/>
                <w:sz w:val="16"/>
                <w:szCs w:val="16"/>
              </w:rPr>
              <w:t>Adams Morgan</w:t>
            </w:r>
          </w:p>
        </w:tc>
        <w:tc>
          <w:tcPr>
            <w:tcW w:w="540" w:type="dxa"/>
            <w:vAlign w:val="bottom"/>
          </w:tcPr>
          <w:p w14:paraId="39C0DC70" w14:textId="3C2A660E"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529</w:t>
            </w:r>
          </w:p>
        </w:tc>
        <w:tc>
          <w:tcPr>
            <w:tcW w:w="900" w:type="dxa"/>
            <w:vAlign w:val="bottom"/>
          </w:tcPr>
          <w:p w14:paraId="36D57A00" w14:textId="4DE5A177"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533</w:t>
            </w:r>
          </w:p>
        </w:tc>
        <w:tc>
          <w:tcPr>
            <w:tcW w:w="900" w:type="dxa"/>
            <w:vAlign w:val="bottom"/>
          </w:tcPr>
          <w:p w14:paraId="36B61D27" w14:textId="540C9810"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537</w:t>
            </w:r>
          </w:p>
        </w:tc>
        <w:tc>
          <w:tcPr>
            <w:tcW w:w="900" w:type="dxa"/>
            <w:vAlign w:val="bottom"/>
          </w:tcPr>
          <w:p w14:paraId="03894221" w14:textId="666CC498"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543</w:t>
            </w:r>
          </w:p>
        </w:tc>
        <w:tc>
          <w:tcPr>
            <w:tcW w:w="990" w:type="dxa"/>
            <w:vAlign w:val="bottom"/>
          </w:tcPr>
          <w:p w14:paraId="43BAA11D" w14:textId="3944D7FB"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550</w:t>
            </w:r>
          </w:p>
        </w:tc>
        <w:tc>
          <w:tcPr>
            <w:tcW w:w="860" w:type="dxa"/>
            <w:vAlign w:val="bottom"/>
          </w:tcPr>
          <w:p w14:paraId="69C3A70E" w14:textId="2C730640"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555</w:t>
            </w:r>
          </w:p>
        </w:tc>
        <w:tc>
          <w:tcPr>
            <w:tcW w:w="945" w:type="dxa"/>
            <w:vAlign w:val="bottom"/>
          </w:tcPr>
          <w:p w14:paraId="11ECB5E8" w14:textId="76289C25"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529</w:t>
            </w:r>
          </w:p>
        </w:tc>
      </w:tr>
      <w:tr w:rsidR="00167463" w14:paraId="372BF6CF" w14:textId="77777777" w:rsidTr="00F95A2F">
        <w:tc>
          <w:tcPr>
            <w:tcW w:w="1098" w:type="dxa"/>
            <w:vAlign w:val="bottom"/>
          </w:tcPr>
          <w:p w14:paraId="660BE1F7" w14:textId="77777777" w:rsidR="009E59D4" w:rsidRPr="008A3A25" w:rsidRDefault="009E59D4" w:rsidP="009E59D4">
            <w:pPr>
              <w:ind w:firstLine="0"/>
              <w:jc w:val="left"/>
              <w:rPr>
                <w:color w:val="000000"/>
                <w:sz w:val="16"/>
                <w:szCs w:val="16"/>
              </w:rPr>
            </w:pPr>
            <w:r w:rsidRPr="008A3A25">
              <w:rPr>
                <w:rFonts w:eastAsia="Times New Roman"/>
                <w:color w:val="000000"/>
                <w:sz w:val="16"/>
                <w:szCs w:val="16"/>
              </w:rPr>
              <w:t>American University Park</w:t>
            </w:r>
          </w:p>
        </w:tc>
        <w:tc>
          <w:tcPr>
            <w:tcW w:w="540" w:type="dxa"/>
            <w:vAlign w:val="bottom"/>
          </w:tcPr>
          <w:p w14:paraId="70E8BA1D" w14:textId="10AA1ED4"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508</w:t>
            </w:r>
          </w:p>
        </w:tc>
        <w:tc>
          <w:tcPr>
            <w:tcW w:w="900" w:type="dxa"/>
            <w:vAlign w:val="bottom"/>
          </w:tcPr>
          <w:p w14:paraId="2B38CE44" w14:textId="2264A9BE"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512</w:t>
            </w:r>
          </w:p>
        </w:tc>
        <w:tc>
          <w:tcPr>
            <w:tcW w:w="900" w:type="dxa"/>
            <w:vAlign w:val="bottom"/>
          </w:tcPr>
          <w:p w14:paraId="3D4DD78D" w14:textId="016D0A84"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516</w:t>
            </w:r>
          </w:p>
        </w:tc>
        <w:tc>
          <w:tcPr>
            <w:tcW w:w="900" w:type="dxa"/>
            <w:vAlign w:val="bottom"/>
          </w:tcPr>
          <w:p w14:paraId="6E5315AF" w14:textId="5E500971"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520</w:t>
            </w:r>
          </w:p>
        </w:tc>
        <w:tc>
          <w:tcPr>
            <w:tcW w:w="990" w:type="dxa"/>
            <w:vAlign w:val="bottom"/>
          </w:tcPr>
          <w:p w14:paraId="0473D623" w14:textId="3D127FA5"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524</w:t>
            </w:r>
          </w:p>
        </w:tc>
        <w:tc>
          <w:tcPr>
            <w:tcW w:w="860" w:type="dxa"/>
            <w:vAlign w:val="bottom"/>
          </w:tcPr>
          <w:p w14:paraId="6AEA9E0E" w14:textId="66F79352"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527</w:t>
            </w:r>
          </w:p>
        </w:tc>
        <w:tc>
          <w:tcPr>
            <w:tcW w:w="945" w:type="dxa"/>
            <w:vAlign w:val="bottom"/>
          </w:tcPr>
          <w:p w14:paraId="45BE78C5" w14:textId="53CB16A8"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508</w:t>
            </w:r>
          </w:p>
        </w:tc>
      </w:tr>
      <w:tr w:rsidR="00167463" w14:paraId="78B65605" w14:textId="77777777" w:rsidTr="00F95A2F">
        <w:tc>
          <w:tcPr>
            <w:tcW w:w="1098" w:type="dxa"/>
            <w:vAlign w:val="bottom"/>
          </w:tcPr>
          <w:p w14:paraId="2CA8237D" w14:textId="77777777" w:rsidR="009E59D4" w:rsidRPr="008A3A25" w:rsidRDefault="009E59D4" w:rsidP="009E59D4">
            <w:pPr>
              <w:ind w:firstLine="0"/>
              <w:jc w:val="left"/>
              <w:rPr>
                <w:color w:val="000000"/>
                <w:sz w:val="16"/>
                <w:szCs w:val="16"/>
              </w:rPr>
            </w:pPr>
            <w:r w:rsidRPr="008A3A25">
              <w:rPr>
                <w:rFonts w:eastAsia="Times New Roman"/>
                <w:color w:val="000000"/>
                <w:sz w:val="16"/>
                <w:szCs w:val="16"/>
              </w:rPr>
              <w:t>Barnaby Woods</w:t>
            </w:r>
          </w:p>
        </w:tc>
        <w:tc>
          <w:tcPr>
            <w:tcW w:w="540" w:type="dxa"/>
            <w:vAlign w:val="bottom"/>
          </w:tcPr>
          <w:p w14:paraId="49664668" w14:textId="7C116C45"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452</w:t>
            </w:r>
          </w:p>
        </w:tc>
        <w:tc>
          <w:tcPr>
            <w:tcW w:w="900" w:type="dxa"/>
            <w:vAlign w:val="bottom"/>
          </w:tcPr>
          <w:p w14:paraId="73A7CF02" w14:textId="40A6D543"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455</w:t>
            </w:r>
          </w:p>
        </w:tc>
        <w:tc>
          <w:tcPr>
            <w:tcW w:w="900" w:type="dxa"/>
            <w:vAlign w:val="bottom"/>
          </w:tcPr>
          <w:p w14:paraId="07BD67A8" w14:textId="33C24D21"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458</w:t>
            </w:r>
          </w:p>
        </w:tc>
        <w:tc>
          <w:tcPr>
            <w:tcW w:w="900" w:type="dxa"/>
            <w:vAlign w:val="bottom"/>
          </w:tcPr>
          <w:p w14:paraId="083E491D" w14:textId="1F381EAA"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461</w:t>
            </w:r>
          </w:p>
        </w:tc>
        <w:tc>
          <w:tcPr>
            <w:tcW w:w="990" w:type="dxa"/>
            <w:vAlign w:val="bottom"/>
          </w:tcPr>
          <w:p w14:paraId="58879009" w14:textId="75D4D698"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466</w:t>
            </w:r>
          </w:p>
        </w:tc>
        <w:tc>
          <w:tcPr>
            <w:tcW w:w="860" w:type="dxa"/>
            <w:vAlign w:val="bottom"/>
          </w:tcPr>
          <w:p w14:paraId="63AD9371" w14:textId="174D2B92"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469</w:t>
            </w:r>
          </w:p>
        </w:tc>
        <w:tc>
          <w:tcPr>
            <w:tcW w:w="945" w:type="dxa"/>
            <w:vAlign w:val="bottom"/>
          </w:tcPr>
          <w:p w14:paraId="14FE3EA7" w14:textId="4468E495" w:rsidR="009E59D4" w:rsidRPr="00167463" w:rsidRDefault="009E59D4" w:rsidP="009E59D4">
            <w:pPr>
              <w:ind w:firstLine="0"/>
              <w:jc w:val="right"/>
              <w:rPr>
                <w:rFonts w:eastAsia="Times New Roman"/>
                <w:color w:val="000000"/>
                <w:sz w:val="16"/>
                <w:szCs w:val="16"/>
              </w:rPr>
            </w:pPr>
            <w:r w:rsidRPr="00167463">
              <w:rPr>
                <w:rFonts w:eastAsia="Times New Roman"/>
                <w:color w:val="000000"/>
                <w:sz w:val="16"/>
                <w:szCs w:val="16"/>
              </w:rPr>
              <w:t>452</w:t>
            </w:r>
          </w:p>
        </w:tc>
      </w:tr>
      <w:tr w:rsidR="00167463" w14:paraId="764A5AFA" w14:textId="77777777" w:rsidTr="00F95A2F">
        <w:tc>
          <w:tcPr>
            <w:tcW w:w="1098" w:type="dxa"/>
            <w:vAlign w:val="bottom"/>
          </w:tcPr>
          <w:p w14:paraId="060EF75B" w14:textId="77777777" w:rsidR="00167463" w:rsidRPr="008A3A25" w:rsidRDefault="00167463" w:rsidP="009E59D4">
            <w:pPr>
              <w:ind w:firstLine="0"/>
              <w:jc w:val="left"/>
              <w:rPr>
                <w:rFonts w:eastAsia="Times New Roman"/>
                <w:color w:val="000000"/>
                <w:sz w:val="16"/>
                <w:szCs w:val="16"/>
              </w:rPr>
            </w:pPr>
            <w:r w:rsidRPr="008A3A25">
              <w:rPr>
                <w:rFonts w:eastAsia="Times New Roman"/>
                <w:color w:val="000000"/>
                <w:sz w:val="16"/>
                <w:szCs w:val="16"/>
              </w:rPr>
              <w:t>Cleveland Park</w:t>
            </w:r>
          </w:p>
        </w:tc>
        <w:tc>
          <w:tcPr>
            <w:tcW w:w="540" w:type="dxa"/>
            <w:vAlign w:val="bottom"/>
          </w:tcPr>
          <w:p w14:paraId="07340327" w14:textId="0F79329A"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497</w:t>
            </w:r>
          </w:p>
        </w:tc>
        <w:tc>
          <w:tcPr>
            <w:tcW w:w="900" w:type="dxa"/>
            <w:vAlign w:val="bottom"/>
          </w:tcPr>
          <w:p w14:paraId="71699F45" w14:textId="34E96BB5"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501</w:t>
            </w:r>
          </w:p>
        </w:tc>
        <w:tc>
          <w:tcPr>
            <w:tcW w:w="900" w:type="dxa"/>
            <w:vAlign w:val="bottom"/>
          </w:tcPr>
          <w:p w14:paraId="7C100B6E" w14:textId="1CD1A629"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505</w:t>
            </w:r>
          </w:p>
        </w:tc>
        <w:tc>
          <w:tcPr>
            <w:tcW w:w="900" w:type="dxa"/>
            <w:vAlign w:val="bottom"/>
          </w:tcPr>
          <w:p w14:paraId="0E93746C" w14:textId="7F9A1744"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511</w:t>
            </w:r>
          </w:p>
        </w:tc>
        <w:tc>
          <w:tcPr>
            <w:tcW w:w="990" w:type="dxa"/>
            <w:vAlign w:val="bottom"/>
          </w:tcPr>
          <w:p w14:paraId="49E617A5" w14:textId="7F291B3B"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517</w:t>
            </w:r>
          </w:p>
        </w:tc>
        <w:tc>
          <w:tcPr>
            <w:tcW w:w="860" w:type="dxa"/>
            <w:vAlign w:val="bottom"/>
          </w:tcPr>
          <w:p w14:paraId="1B25E890" w14:textId="07139771"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519</w:t>
            </w:r>
          </w:p>
        </w:tc>
        <w:tc>
          <w:tcPr>
            <w:tcW w:w="945" w:type="dxa"/>
            <w:vAlign w:val="bottom"/>
          </w:tcPr>
          <w:p w14:paraId="1857AB11" w14:textId="0B2BFA6E" w:rsidR="00167463" w:rsidRPr="008A3A25" w:rsidRDefault="00167463" w:rsidP="009E59D4">
            <w:pPr>
              <w:ind w:firstLine="0"/>
              <w:jc w:val="right"/>
              <w:rPr>
                <w:rFonts w:eastAsia="Times New Roman"/>
                <w:color w:val="000000"/>
                <w:sz w:val="16"/>
                <w:szCs w:val="16"/>
              </w:rPr>
            </w:pPr>
            <w:r w:rsidRPr="00167463">
              <w:rPr>
                <w:rFonts w:eastAsia="Times New Roman"/>
                <w:color w:val="000000"/>
                <w:sz w:val="16"/>
                <w:szCs w:val="16"/>
              </w:rPr>
              <w:t>497</w:t>
            </w:r>
          </w:p>
        </w:tc>
      </w:tr>
    </w:tbl>
    <w:p w14:paraId="445A1EC7" w14:textId="77777777" w:rsidR="009E59D4" w:rsidRDefault="009E59D4" w:rsidP="009E59D4">
      <w:pPr>
        <w:ind w:firstLine="0"/>
        <w:rPr>
          <w:color w:val="000000"/>
        </w:rPr>
      </w:pPr>
    </w:p>
    <w:p w14:paraId="0EE8FDB6" w14:textId="4886057B" w:rsidR="00167463" w:rsidRPr="00A249EE" w:rsidRDefault="00167463" w:rsidP="00167463">
      <w:pPr>
        <w:ind w:firstLine="0"/>
        <w:rPr>
          <w:b/>
        </w:rPr>
      </w:pPr>
      <w:r w:rsidRPr="00A249EE">
        <w:rPr>
          <w:b/>
          <w:lang w:eastAsia="en-US"/>
        </w:rPr>
        <w:t>3.3</w:t>
      </w:r>
      <w:r w:rsidRPr="00A249EE">
        <w:rPr>
          <w:b/>
          <w:lang w:eastAsia="en-US"/>
        </w:rPr>
        <w:tab/>
      </w:r>
      <w:r w:rsidRPr="00A249EE">
        <w:rPr>
          <w:b/>
        </w:rPr>
        <w:t>Granular “Project Sidewalk” Data</w:t>
      </w:r>
    </w:p>
    <w:p w14:paraId="1B59E30C" w14:textId="77777777" w:rsidR="00167463" w:rsidRPr="00356347" w:rsidRDefault="00167463" w:rsidP="00167463"/>
    <w:p w14:paraId="6267F21D" w14:textId="1F787EF0" w:rsidR="00167463" w:rsidRDefault="00167463" w:rsidP="00167463">
      <w:pPr>
        <w:ind w:firstLine="0"/>
      </w:pPr>
      <w:r>
        <w:rPr>
          <w:color w:val="000000"/>
        </w:rPr>
        <w:t>In</w:t>
      </w:r>
      <w:r>
        <w:t xml:space="preserve"> contrast to the neighborhood view of the “Project Sidewalk” data, this dataset contained every sidewalk label and the exact latitude and longitude coordinates of the problem. </w:t>
      </w:r>
      <w:r w:rsidR="00F640C2">
        <w:t>As we can see from Table 3, t</w:t>
      </w:r>
      <w:r>
        <w:t>his provided a very granular view of the data and also allowed us to spot</w:t>
      </w:r>
      <w:r w:rsidR="00F640C2">
        <w:t>-</w:t>
      </w:r>
      <w:r>
        <w:t xml:space="preserve">check the issues ourselves in </w:t>
      </w:r>
      <w:proofErr w:type="spellStart"/>
      <w:r>
        <w:t>GoogleMaps</w:t>
      </w:r>
      <w:proofErr w:type="spellEnd"/>
      <w:r>
        <w:t>.</w:t>
      </w:r>
      <w:r w:rsidR="00B212BC">
        <w:t xml:space="preserve"> This dataset consisted of almost 46,000 entries.</w:t>
      </w:r>
      <w:r>
        <w:t xml:space="preserve">  </w:t>
      </w:r>
    </w:p>
    <w:p w14:paraId="48C02990" w14:textId="77777777" w:rsidR="00167463" w:rsidRDefault="00167463" w:rsidP="00167463">
      <w:pPr>
        <w:ind w:firstLine="0"/>
      </w:pPr>
    </w:p>
    <w:p w14:paraId="0F0749CA" w14:textId="4069B388" w:rsidR="00167463" w:rsidRDefault="00FF5693" w:rsidP="00167463">
      <w:pPr>
        <w:ind w:firstLine="0"/>
        <w:rPr>
          <w:color w:val="000000"/>
        </w:rPr>
      </w:pPr>
      <w:r w:rsidRPr="00FC2AF5">
        <w:rPr>
          <w:rFonts w:ascii="Times New Roman" w:eastAsiaTheme="minorEastAsia" w:hAnsi="Times New Roman"/>
          <w:b/>
          <w:sz w:val="18"/>
          <w:szCs w:val="18"/>
          <w:lang w:eastAsia="en-US"/>
        </w:rPr>
        <w:t>Table 3</w:t>
      </w:r>
      <w:r w:rsidR="00167463" w:rsidRPr="00FC2AF5">
        <w:rPr>
          <w:rFonts w:ascii="Times New Roman" w:eastAsiaTheme="minorEastAsia" w:hAnsi="Times New Roman"/>
          <w:b/>
          <w:sz w:val="18"/>
          <w:szCs w:val="18"/>
          <w:lang w:eastAsia="en-US"/>
        </w:rPr>
        <w:t>.</w:t>
      </w:r>
      <w:r w:rsidR="00167463">
        <w:rPr>
          <w:rFonts w:ascii="Times New Roman" w:eastAsiaTheme="minorEastAsia" w:hAnsi="Times New Roman"/>
          <w:sz w:val="18"/>
          <w:szCs w:val="18"/>
          <w:lang w:eastAsia="en-US"/>
        </w:rPr>
        <w:t xml:space="preserve"> </w:t>
      </w:r>
      <w:r w:rsidR="00747D60">
        <w:rPr>
          <w:rFonts w:ascii="Times New Roman" w:eastAsiaTheme="minorEastAsia" w:hAnsi="Times New Roman"/>
          <w:sz w:val="18"/>
          <w:szCs w:val="18"/>
          <w:lang w:eastAsia="en-US"/>
        </w:rPr>
        <w:tab/>
        <w:t xml:space="preserve"> </w:t>
      </w:r>
      <w:r w:rsidR="00167463">
        <w:rPr>
          <w:rFonts w:ascii="Times New Roman" w:eastAsiaTheme="minorEastAsia" w:hAnsi="Times New Roman"/>
          <w:sz w:val="18"/>
          <w:szCs w:val="18"/>
          <w:lang w:eastAsia="en-US"/>
        </w:rPr>
        <w:t xml:space="preserve">Sample of </w:t>
      </w:r>
      <w:r w:rsidR="00A249EE">
        <w:rPr>
          <w:rFonts w:ascii="Times New Roman" w:eastAsiaTheme="minorEastAsia" w:hAnsi="Times New Roman"/>
          <w:sz w:val="18"/>
          <w:szCs w:val="18"/>
          <w:lang w:eastAsia="en-US"/>
        </w:rPr>
        <w:t>Granular “Project Sidewalk” D</w:t>
      </w:r>
      <w:r w:rsidR="00B212BC">
        <w:rPr>
          <w:rFonts w:ascii="Times New Roman" w:eastAsiaTheme="minorEastAsia" w:hAnsi="Times New Roman"/>
          <w:sz w:val="18"/>
          <w:szCs w:val="18"/>
          <w:lang w:eastAsia="en-US"/>
        </w:rPr>
        <w:t>ata</w:t>
      </w:r>
    </w:p>
    <w:p w14:paraId="25A68102" w14:textId="77777777" w:rsidR="00167463" w:rsidRDefault="00167463" w:rsidP="00167463">
      <w:pPr>
        <w:ind w:firstLine="0"/>
        <w:rPr>
          <w:color w:val="000000"/>
        </w:rPr>
      </w:pPr>
    </w:p>
    <w:tbl>
      <w:tblPr>
        <w:tblStyle w:val="TableGrid"/>
        <w:tblW w:w="7038" w:type="dxa"/>
        <w:tblLayout w:type="fixed"/>
        <w:tblLook w:val="04A0" w:firstRow="1" w:lastRow="0" w:firstColumn="1" w:lastColumn="0" w:noHBand="0" w:noVBand="1"/>
      </w:tblPr>
      <w:tblGrid>
        <w:gridCol w:w="1098"/>
        <w:gridCol w:w="1080"/>
        <w:gridCol w:w="1260"/>
        <w:gridCol w:w="1080"/>
        <w:gridCol w:w="2520"/>
      </w:tblGrid>
      <w:tr w:rsidR="00B212BC" w14:paraId="0F810541" w14:textId="77777777" w:rsidTr="00B979D3">
        <w:tc>
          <w:tcPr>
            <w:tcW w:w="1098" w:type="dxa"/>
            <w:shd w:val="clear" w:color="auto" w:fill="D9D9D9" w:themeFill="background1" w:themeFillShade="D9"/>
            <w:vAlign w:val="bottom"/>
          </w:tcPr>
          <w:p w14:paraId="1E477D8B" w14:textId="77777777" w:rsidR="00B212BC" w:rsidRPr="00863301" w:rsidRDefault="00B212BC" w:rsidP="00167463">
            <w:pPr>
              <w:ind w:firstLine="0"/>
              <w:jc w:val="center"/>
              <w:rPr>
                <w:rFonts w:eastAsia="Times New Roman"/>
                <w:b/>
                <w:color w:val="000000"/>
                <w:sz w:val="16"/>
                <w:szCs w:val="16"/>
              </w:rPr>
            </w:pPr>
          </w:p>
          <w:p w14:paraId="1B2A2A05" w14:textId="36E4429B" w:rsidR="00B212BC" w:rsidRPr="00863301" w:rsidRDefault="00FF5693" w:rsidP="00167463">
            <w:pPr>
              <w:ind w:firstLine="0"/>
              <w:jc w:val="center"/>
              <w:rPr>
                <w:rFonts w:eastAsia="Times New Roman"/>
                <w:b/>
                <w:color w:val="000000"/>
                <w:sz w:val="16"/>
                <w:szCs w:val="16"/>
              </w:rPr>
            </w:pPr>
            <w:r w:rsidRPr="00863301">
              <w:rPr>
                <w:rFonts w:eastAsia="Times New Roman"/>
                <w:b/>
                <w:color w:val="000000"/>
                <w:sz w:val="16"/>
                <w:szCs w:val="16"/>
              </w:rPr>
              <w:t>TYPE</w:t>
            </w:r>
          </w:p>
        </w:tc>
        <w:tc>
          <w:tcPr>
            <w:tcW w:w="1080" w:type="dxa"/>
            <w:shd w:val="clear" w:color="auto" w:fill="D9D9D9" w:themeFill="background1" w:themeFillShade="D9"/>
            <w:vAlign w:val="bottom"/>
          </w:tcPr>
          <w:p w14:paraId="3B9AB97D" w14:textId="2AD8EA51" w:rsidR="00B212BC" w:rsidRPr="00863301" w:rsidRDefault="00FF5693" w:rsidP="00167463">
            <w:pPr>
              <w:ind w:firstLine="0"/>
              <w:jc w:val="center"/>
              <w:rPr>
                <w:rFonts w:eastAsia="Times New Roman"/>
                <w:b/>
                <w:color w:val="000000"/>
                <w:sz w:val="16"/>
                <w:szCs w:val="16"/>
              </w:rPr>
            </w:pPr>
            <w:r w:rsidRPr="00863301">
              <w:rPr>
                <w:rFonts w:eastAsia="Times New Roman"/>
                <w:b/>
                <w:color w:val="000000"/>
                <w:sz w:val="16"/>
                <w:szCs w:val="16"/>
              </w:rPr>
              <w:t>LATITUDE</w:t>
            </w:r>
          </w:p>
        </w:tc>
        <w:tc>
          <w:tcPr>
            <w:tcW w:w="1260" w:type="dxa"/>
            <w:shd w:val="clear" w:color="auto" w:fill="D9D9D9" w:themeFill="background1" w:themeFillShade="D9"/>
            <w:vAlign w:val="bottom"/>
          </w:tcPr>
          <w:p w14:paraId="39CAC8AD" w14:textId="06CDB0C2" w:rsidR="00B212BC" w:rsidRPr="00863301" w:rsidRDefault="00FF5693" w:rsidP="00167463">
            <w:pPr>
              <w:ind w:firstLine="0"/>
              <w:jc w:val="center"/>
              <w:rPr>
                <w:rFonts w:eastAsia="Times New Roman"/>
                <w:b/>
                <w:color w:val="000000"/>
                <w:sz w:val="16"/>
                <w:szCs w:val="16"/>
              </w:rPr>
            </w:pPr>
            <w:r w:rsidRPr="00863301">
              <w:rPr>
                <w:rFonts w:eastAsia="Times New Roman"/>
                <w:b/>
                <w:color w:val="000000"/>
                <w:sz w:val="16"/>
                <w:szCs w:val="16"/>
              </w:rPr>
              <w:t>LONGITUDE</w:t>
            </w:r>
          </w:p>
        </w:tc>
        <w:tc>
          <w:tcPr>
            <w:tcW w:w="1080" w:type="dxa"/>
            <w:shd w:val="clear" w:color="auto" w:fill="D9D9D9" w:themeFill="background1" w:themeFillShade="D9"/>
            <w:vAlign w:val="bottom"/>
          </w:tcPr>
          <w:p w14:paraId="33816DA4" w14:textId="3194C616" w:rsidR="00B212BC" w:rsidRPr="00863301" w:rsidRDefault="00FF5693" w:rsidP="00167463">
            <w:pPr>
              <w:ind w:firstLine="0"/>
              <w:jc w:val="center"/>
              <w:rPr>
                <w:rFonts w:eastAsia="Times New Roman"/>
                <w:b/>
                <w:color w:val="000000"/>
                <w:sz w:val="16"/>
                <w:szCs w:val="16"/>
              </w:rPr>
            </w:pPr>
            <w:r w:rsidRPr="00863301">
              <w:rPr>
                <w:rFonts w:eastAsia="Times New Roman"/>
                <w:b/>
                <w:color w:val="000000"/>
                <w:sz w:val="16"/>
                <w:szCs w:val="16"/>
              </w:rPr>
              <w:t>LABEL</w:t>
            </w:r>
          </w:p>
        </w:tc>
        <w:tc>
          <w:tcPr>
            <w:tcW w:w="2520" w:type="dxa"/>
            <w:shd w:val="clear" w:color="auto" w:fill="D9D9D9" w:themeFill="background1" w:themeFillShade="D9"/>
            <w:vAlign w:val="bottom"/>
          </w:tcPr>
          <w:p w14:paraId="0757E96C" w14:textId="51DC3731" w:rsidR="00B212BC" w:rsidRPr="00863301" w:rsidRDefault="00FF5693" w:rsidP="00167463">
            <w:pPr>
              <w:ind w:firstLine="0"/>
              <w:jc w:val="center"/>
              <w:rPr>
                <w:rFonts w:eastAsia="Times New Roman"/>
                <w:b/>
                <w:color w:val="000000"/>
                <w:sz w:val="16"/>
                <w:szCs w:val="16"/>
              </w:rPr>
            </w:pPr>
            <w:r w:rsidRPr="00863301">
              <w:rPr>
                <w:rFonts w:eastAsia="Times New Roman"/>
                <w:b/>
                <w:color w:val="000000"/>
                <w:sz w:val="16"/>
                <w:szCs w:val="16"/>
              </w:rPr>
              <w:t>PANORAMA_ID</w:t>
            </w:r>
          </w:p>
        </w:tc>
      </w:tr>
      <w:tr w:rsidR="00B212BC" w14:paraId="5076A368" w14:textId="77777777" w:rsidTr="00B979D3">
        <w:trPr>
          <w:trHeight w:val="300"/>
        </w:trPr>
        <w:tc>
          <w:tcPr>
            <w:tcW w:w="1098" w:type="dxa"/>
            <w:vAlign w:val="bottom"/>
          </w:tcPr>
          <w:p w14:paraId="63B35545" w14:textId="2F4869A3" w:rsidR="00B212BC" w:rsidRPr="00B212BC" w:rsidRDefault="00B212BC" w:rsidP="00B212BC">
            <w:pPr>
              <w:ind w:firstLine="0"/>
              <w:jc w:val="center"/>
              <w:rPr>
                <w:rFonts w:eastAsia="Times New Roman"/>
                <w:color w:val="000000"/>
                <w:sz w:val="16"/>
                <w:szCs w:val="16"/>
              </w:rPr>
            </w:pPr>
            <w:r w:rsidRPr="00B212BC">
              <w:rPr>
                <w:rFonts w:eastAsia="Times New Roman"/>
                <w:color w:val="000000"/>
                <w:sz w:val="16"/>
                <w:szCs w:val="16"/>
              </w:rPr>
              <w:t>Point</w:t>
            </w:r>
          </w:p>
        </w:tc>
        <w:tc>
          <w:tcPr>
            <w:tcW w:w="1080" w:type="dxa"/>
            <w:vAlign w:val="bottom"/>
          </w:tcPr>
          <w:p w14:paraId="71DB1CEB" w14:textId="6BCB2F08" w:rsidR="00B212BC" w:rsidRPr="00167463" w:rsidRDefault="00B212BC" w:rsidP="00B212BC">
            <w:pPr>
              <w:ind w:firstLine="0"/>
              <w:jc w:val="right"/>
              <w:rPr>
                <w:rFonts w:eastAsia="Times New Roman"/>
                <w:color w:val="000000"/>
                <w:sz w:val="16"/>
                <w:szCs w:val="16"/>
              </w:rPr>
            </w:pPr>
            <w:r w:rsidRPr="00B212BC">
              <w:rPr>
                <w:rFonts w:eastAsia="Times New Roman"/>
                <w:color w:val="000000"/>
                <w:sz w:val="16"/>
                <w:szCs w:val="16"/>
              </w:rPr>
              <w:t>38.83062363</w:t>
            </w:r>
          </w:p>
        </w:tc>
        <w:tc>
          <w:tcPr>
            <w:tcW w:w="1260" w:type="dxa"/>
            <w:vAlign w:val="bottom"/>
          </w:tcPr>
          <w:p w14:paraId="7DF14FF0" w14:textId="3F3D3AF9" w:rsidR="00B212BC" w:rsidRPr="00167463" w:rsidRDefault="00B212BC" w:rsidP="00F95A2F">
            <w:pPr>
              <w:ind w:firstLine="0"/>
              <w:jc w:val="center"/>
              <w:rPr>
                <w:rFonts w:eastAsia="Times New Roman"/>
                <w:color w:val="000000"/>
                <w:sz w:val="16"/>
                <w:szCs w:val="16"/>
              </w:rPr>
            </w:pPr>
            <w:r w:rsidRPr="00B212BC">
              <w:rPr>
                <w:rFonts w:eastAsia="Times New Roman"/>
                <w:color w:val="000000"/>
                <w:sz w:val="16"/>
                <w:szCs w:val="16"/>
              </w:rPr>
              <w:t>-76.99840546</w:t>
            </w:r>
          </w:p>
        </w:tc>
        <w:tc>
          <w:tcPr>
            <w:tcW w:w="1080" w:type="dxa"/>
            <w:vAlign w:val="bottom"/>
          </w:tcPr>
          <w:p w14:paraId="2D94B209" w14:textId="43A93C3D" w:rsidR="00B212BC" w:rsidRPr="00167463" w:rsidRDefault="00B979D3" w:rsidP="00B212BC">
            <w:pPr>
              <w:ind w:firstLine="0"/>
              <w:rPr>
                <w:rFonts w:eastAsia="Times New Roman"/>
                <w:color w:val="000000"/>
                <w:sz w:val="16"/>
                <w:szCs w:val="16"/>
              </w:rPr>
            </w:pPr>
            <w:r>
              <w:rPr>
                <w:rFonts w:eastAsia="Times New Roman"/>
                <w:color w:val="000000"/>
                <w:sz w:val="16"/>
                <w:szCs w:val="16"/>
              </w:rPr>
              <w:t xml:space="preserve">   </w:t>
            </w:r>
            <w:r w:rsidR="00B212BC" w:rsidRPr="00B212BC">
              <w:rPr>
                <w:rFonts w:eastAsia="Times New Roman"/>
                <w:color w:val="000000"/>
                <w:sz w:val="16"/>
                <w:szCs w:val="16"/>
              </w:rPr>
              <w:t>Other</w:t>
            </w:r>
          </w:p>
        </w:tc>
        <w:tc>
          <w:tcPr>
            <w:tcW w:w="2520" w:type="dxa"/>
            <w:vAlign w:val="bottom"/>
          </w:tcPr>
          <w:p w14:paraId="3C7EC2E2" w14:textId="7610490B" w:rsidR="00B212BC" w:rsidRPr="00167463" w:rsidRDefault="00B212BC" w:rsidP="00B979D3">
            <w:pPr>
              <w:ind w:firstLine="0"/>
              <w:jc w:val="center"/>
              <w:rPr>
                <w:rFonts w:eastAsia="Times New Roman"/>
                <w:color w:val="000000"/>
                <w:sz w:val="16"/>
                <w:szCs w:val="16"/>
              </w:rPr>
            </w:pPr>
            <w:r w:rsidRPr="00B212BC">
              <w:rPr>
                <w:rFonts w:eastAsia="Times New Roman"/>
                <w:color w:val="000000"/>
                <w:sz w:val="16"/>
                <w:szCs w:val="16"/>
              </w:rPr>
              <w:t>FK6VRoD5oynoE7SFlS2bTQ</w:t>
            </w:r>
          </w:p>
        </w:tc>
      </w:tr>
      <w:tr w:rsidR="00B212BC" w14:paraId="0EF4EBE2" w14:textId="77777777" w:rsidTr="00B979D3">
        <w:trPr>
          <w:trHeight w:val="264"/>
        </w:trPr>
        <w:tc>
          <w:tcPr>
            <w:tcW w:w="1098" w:type="dxa"/>
            <w:vAlign w:val="bottom"/>
          </w:tcPr>
          <w:p w14:paraId="7267BEAB" w14:textId="4C824C39" w:rsidR="00B212BC" w:rsidRPr="00B212BC" w:rsidRDefault="00B212BC" w:rsidP="00B212BC">
            <w:pPr>
              <w:ind w:firstLine="0"/>
              <w:jc w:val="center"/>
              <w:rPr>
                <w:rFonts w:eastAsia="Times New Roman"/>
                <w:color w:val="000000"/>
                <w:sz w:val="16"/>
                <w:szCs w:val="16"/>
              </w:rPr>
            </w:pPr>
            <w:r w:rsidRPr="00B212BC">
              <w:rPr>
                <w:rFonts w:eastAsia="Times New Roman"/>
                <w:color w:val="000000"/>
                <w:sz w:val="16"/>
                <w:szCs w:val="16"/>
              </w:rPr>
              <w:t>Point</w:t>
            </w:r>
          </w:p>
        </w:tc>
        <w:tc>
          <w:tcPr>
            <w:tcW w:w="1080" w:type="dxa"/>
            <w:vAlign w:val="bottom"/>
          </w:tcPr>
          <w:p w14:paraId="110AA9EC" w14:textId="2DFDB681"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38.86484146</w:t>
            </w:r>
          </w:p>
        </w:tc>
        <w:tc>
          <w:tcPr>
            <w:tcW w:w="1260" w:type="dxa"/>
            <w:vAlign w:val="bottom"/>
          </w:tcPr>
          <w:p w14:paraId="612589B1" w14:textId="6EDD2DFD"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-76.98968506</w:t>
            </w:r>
          </w:p>
        </w:tc>
        <w:tc>
          <w:tcPr>
            <w:tcW w:w="1080" w:type="dxa"/>
            <w:vAlign w:val="bottom"/>
          </w:tcPr>
          <w:p w14:paraId="782025A9" w14:textId="704AEE07"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Occlusion</w:t>
            </w:r>
          </w:p>
        </w:tc>
        <w:tc>
          <w:tcPr>
            <w:tcW w:w="2520" w:type="dxa"/>
            <w:vAlign w:val="bottom"/>
          </w:tcPr>
          <w:p w14:paraId="0451C6D9" w14:textId="0FC836E7"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3D-IX4jzVTDUpdpd1sKwuw</w:t>
            </w:r>
          </w:p>
        </w:tc>
      </w:tr>
      <w:tr w:rsidR="00B212BC" w14:paraId="0C4B38A0" w14:textId="77777777" w:rsidTr="00B979D3">
        <w:trPr>
          <w:trHeight w:val="255"/>
        </w:trPr>
        <w:tc>
          <w:tcPr>
            <w:tcW w:w="1098" w:type="dxa"/>
            <w:vAlign w:val="bottom"/>
          </w:tcPr>
          <w:p w14:paraId="650A0136" w14:textId="679302D7" w:rsidR="00B212BC" w:rsidRPr="00B212BC" w:rsidRDefault="00B212BC" w:rsidP="00B212BC">
            <w:pPr>
              <w:ind w:firstLine="0"/>
              <w:jc w:val="center"/>
              <w:rPr>
                <w:rFonts w:eastAsia="Times New Roman"/>
                <w:color w:val="000000"/>
                <w:sz w:val="16"/>
                <w:szCs w:val="16"/>
              </w:rPr>
            </w:pPr>
            <w:r w:rsidRPr="00B212BC">
              <w:rPr>
                <w:rFonts w:eastAsia="Times New Roman"/>
                <w:color w:val="000000"/>
                <w:sz w:val="16"/>
                <w:szCs w:val="16"/>
              </w:rPr>
              <w:t>Point</w:t>
            </w:r>
          </w:p>
        </w:tc>
        <w:tc>
          <w:tcPr>
            <w:tcW w:w="1080" w:type="dxa"/>
            <w:vAlign w:val="bottom"/>
          </w:tcPr>
          <w:p w14:paraId="4BDD52BA" w14:textId="01B5CC99"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38.91714096</w:t>
            </w:r>
          </w:p>
        </w:tc>
        <w:tc>
          <w:tcPr>
            <w:tcW w:w="1260" w:type="dxa"/>
            <w:vAlign w:val="bottom"/>
          </w:tcPr>
          <w:p w14:paraId="04BB88CF" w14:textId="02D2AA8D" w:rsidR="00B212BC" w:rsidRPr="00167463" w:rsidRDefault="00B212BC" w:rsidP="00B212BC">
            <w:pPr>
              <w:ind w:firstLine="0"/>
              <w:jc w:val="center"/>
              <w:rPr>
                <w:rFonts w:eastAsia="Times New Roman"/>
                <w:color w:val="000000"/>
                <w:sz w:val="16"/>
                <w:szCs w:val="16"/>
              </w:rPr>
            </w:pPr>
            <w:r w:rsidRPr="00B212BC">
              <w:rPr>
                <w:rFonts w:eastAsia="Times New Roman"/>
                <w:color w:val="000000"/>
                <w:sz w:val="16"/>
                <w:szCs w:val="16"/>
              </w:rPr>
              <w:t>-77.03665924</w:t>
            </w:r>
          </w:p>
        </w:tc>
        <w:tc>
          <w:tcPr>
            <w:tcW w:w="1080" w:type="dxa"/>
            <w:vAlign w:val="bottom"/>
          </w:tcPr>
          <w:p w14:paraId="297C1B82" w14:textId="12265372" w:rsidR="00B212BC" w:rsidRPr="00167463" w:rsidRDefault="00B212BC" w:rsidP="00B212BC">
            <w:pPr>
              <w:ind w:firstLine="0"/>
              <w:jc w:val="center"/>
              <w:rPr>
                <w:rFonts w:eastAsia="Times New Roman"/>
                <w:color w:val="000000"/>
                <w:sz w:val="16"/>
                <w:szCs w:val="16"/>
              </w:rPr>
            </w:pPr>
            <w:proofErr w:type="spellStart"/>
            <w:r w:rsidRPr="00B212BC">
              <w:rPr>
                <w:rFonts w:eastAsia="Times New Roman"/>
                <w:color w:val="000000"/>
                <w:sz w:val="16"/>
                <w:szCs w:val="16"/>
              </w:rPr>
              <w:t>CurbRamp</w:t>
            </w:r>
            <w:proofErr w:type="spellEnd"/>
          </w:p>
        </w:tc>
        <w:tc>
          <w:tcPr>
            <w:tcW w:w="2520" w:type="dxa"/>
            <w:vAlign w:val="bottom"/>
          </w:tcPr>
          <w:p w14:paraId="19380772" w14:textId="4E78CCD9" w:rsidR="00B212BC" w:rsidRPr="00167463" w:rsidRDefault="00B979D3" w:rsidP="00B979D3">
            <w:pPr>
              <w:ind w:firstLine="0"/>
              <w:rPr>
                <w:rFonts w:eastAsia="Times New Roman"/>
                <w:color w:val="000000"/>
                <w:sz w:val="16"/>
                <w:szCs w:val="16"/>
              </w:rPr>
            </w:pPr>
            <w:r>
              <w:rPr>
                <w:rFonts w:eastAsia="Times New Roman"/>
                <w:color w:val="000000"/>
                <w:sz w:val="16"/>
                <w:szCs w:val="16"/>
              </w:rPr>
              <w:t xml:space="preserve">    </w:t>
            </w:r>
            <w:proofErr w:type="gramStart"/>
            <w:r w:rsidR="00B212BC" w:rsidRPr="00B212BC">
              <w:rPr>
                <w:rFonts w:eastAsia="Times New Roman"/>
                <w:color w:val="000000"/>
                <w:sz w:val="16"/>
                <w:szCs w:val="16"/>
              </w:rPr>
              <w:t>se2ms7gFJ</w:t>
            </w:r>
            <w:proofErr w:type="gramEnd"/>
            <w:r w:rsidR="00B212BC" w:rsidRPr="00B212BC">
              <w:rPr>
                <w:rFonts w:eastAsia="Times New Roman"/>
                <w:color w:val="000000"/>
                <w:sz w:val="16"/>
                <w:szCs w:val="16"/>
              </w:rPr>
              <w:t>-RjPsxCZlq9bA</w:t>
            </w:r>
          </w:p>
        </w:tc>
      </w:tr>
    </w:tbl>
    <w:p w14:paraId="4C62C390" w14:textId="77777777" w:rsidR="00B212BC" w:rsidRDefault="00B212BC" w:rsidP="00B212BC">
      <w:pPr>
        <w:ind w:firstLine="0"/>
        <w:rPr>
          <w:color w:val="000000"/>
        </w:rPr>
      </w:pPr>
    </w:p>
    <w:p w14:paraId="03F53A5E" w14:textId="05E86AAF" w:rsidR="00B212BC" w:rsidRPr="00A249EE" w:rsidRDefault="00B212BC" w:rsidP="00B212BC">
      <w:pPr>
        <w:ind w:firstLine="0"/>
        <w:rPr>
          <w:b/>
        </w:rPr>
      </w:pPr>
      <w:r w:rsidRPr="00A249EE">
        <w:rPr>
          <w:b/>
          <w:lang w:eastAsia="en-US"/>
        </w:rPr>
        <w:t>3.4</w:t>
      </w:r>
      <w:r w:rsidRPr="00A249EE">
        <w:rPr>
          <w:b/>
          <w:lang w:eastAsia="en-US"/>
        </w:rPr>
        <w:tab/>
      </w:r>
      <w:r w:rsidRPr="00A249EE">
        <w:rPr>
          <w:b/>
        </w:rPr>
        <w:t>Washington D.C. Crime Statistics</w:t>
      </w:r>
    </w:p>
    <w:p w14:paraId="71CCCD76" w14:textId="77777777" w:rsidR="00B212BC" w:rsidRPr="00356347" w:rsidRDefault="00B212BC" w:rsidP="00B212BC"/>
    <w:p w14:paraId="0CDC0C09" w14:textId="29512C73" w:rsidR="008351A8" w:rsidRDefault="00B212BC" w:rsidP="00B212BC">
      <w:pPr>
        <w:ind w:firstLine="0"/>
      </w:pPr>
      <w:r>
        <w:rPr>
          <w:color w:val="000000"/>
        </w:rPr>
        <w:t xml:space="preserve">This data was collected </w:t>
      </w:r>
      <w:r>
        <w:t xml:space="preserve">from crimemap.dc.org for June 2016 to June 2017. The entries here contain data about when the crime was </w:t>
      </w:r>
      <w:proofErr w:type="gramStart"/>
      <w:r>
        <w:t>reported,</w:t>
      </w:r>
      <w:proofErr w:type="gramEnd"/>
      <w:r>
        <w:t xml:space="preserve"> where the offense was, what ty</w:t>
      </w:r>
      <w:r w:rsidR="00294963">
        <w:t>p</w:t>
      </w:r>
      <w:r w:rsidR="00F640C2">
        <w:t xml:space="preserve">e of offense was reported, and </w:t>
      </w:r>
      <w:r w:rsidR="00294963">
        <w:t xml:space="preserve">if applicable, </w:t>
      </w:r>
      <w:r w:rsidR="00F640C2">
        <w:t>resolve date</w:t>
      </w:r>
      <w:r w:rsidR="00294963">
        <w:t>.</w:t>
      </w:r>
      <w:r>
        <w:t xml:space="preserve"> This dataset</w:t>
      </w:r>
      <w:r w:rsidR="00F640C2">
        <w:t>, previewed in Table 4,</w:t>
      </w:r>
      <w:r>
        <w:t xml:space="preserve"> was very extensive with nearly </w:t>
      </w:r>
      <w:r w:rsidR="008351A8">
        <w:t xml:space="preserve">38,000 entries. There were many other variables but we will focus on the ones mentioned above. It’s important to note that the location of crimes is sometimes blinded due to pending litigation so addresses listed are generalized to blocks. </w:t>
      </w:r>
      <w:r w:rsidR="00FF5693">
        <w:t xml:space="preserve">We have converted these block coordinates to latitude and longitude to better compare them to the granular “Project Sidewalk” data. </w:t>
      </w:r>
      <w:r w:rsidR="008351A8">
        <w:t xml:space="preserve">Possible offenses fall within two categories, violent crimes and property crimes. Violent crimes include homicide, sex abuse, robbery excluding gun, robbery with gun, assault with a dangerous weapon excluding gun, and assault with gun. Property crimes include burglary, theft, theft from automobile, stolen automobile, and arson. The “shift” variable refers to the responding officers assignment at the time of response. Industry standard shows the typical day shift runs from 7AM to 3PM, typical evening shift runs from </w:t>
      </w:r>
      <w:r w:rsidR="00FF5693">
        <w:t>3PM to 11PM, and typical midnight shift runs from 11PM to 7AM.</w:t>
      </w:r>
    </w:p>
    <w:p w14:paraId="7EBB8C19" w14:textId="77777777" w:rsidR="00B979D3" w:rsidRDefault="00B979D3" w:rsidP="00B212BC">
      <w:pPr>
        <w:ind w:firstLine="0"/>
      </w:pPr>
    </w:p>
    <w:p w14:paraId="304E2F46" w14:textId="0A31FC59" w:rsidR="00B212BC" w:rsidRDefault="00FF5693" w:rsidP="00B212BC">
      <w:pPr>
        <w:ind w:firstLine="0"/>
        <w:rPr>
          <w:color w:val="000000"/>
        </w:rPr>
      </w:pPr>
      <w:r w:rsidRPr="00941624">
        <w:rPr>
          <w:rFonts w:ascii="Times New Roman" w:eastAsiaTheme="minorEastAsia" w:hAnsi="Times New Roman"/>
          <w:b/>
          <w:sz w:val="18"/>
          <w:szCs w:val="18"/>
          <w:lang w:eastAsia="en-US"/>
        </w:rPr>
        <w:t>Table 4</w:t>
      </w:r>
      <w:r w:rsidR="00747D60">
        <w:rPr>
          <w:rFonts w:ascii="Times New Roman" w:eastAsiaTheme="minorEastAsia" w:hAnsi="Times New Roman"/>
          <w:b/>
          <w:sz w:val="18"/>
          <w:szCs w:val="18"/>
          <w:lang w:eastAsia="en-US"/>
        </w:rPr>
        <w:t>.</w:t>
      </w:r>
      <w:r w:rsidR="00747D60">
        <w:rPr>
          <w:rFonts w:ascii="Times New Roman" w:eastAsiaTheme="minorEastAsia" w:hAnsi="Times New Roman"/>
          <w:b/>
          <w:sz w:val="18"/>
          <w:szCs w:val="18"/>
          <w:lang w:eastAsia="en-US"/>
        </w:rPr>
        <w:tab/>
        <w:t xml:space="preserve"> </w:t>
      </w:r>
      <w:r w:rsidR="00B212BC">
        <w:rPr>
          <w:rFonts w:ascii="Times New Roman" w:eastAsiaTheme="minorEastAsia" w:hAnsi="Times New Roman"/>
          <w:sz w:val="18"/>
          <w:szCs w:val="18"/>
          <w:lang w:eastAsia="en-US"/>
        </w:rPr>
        <w:t xml:space="preserve">Sample </w:t>
      </w:r>
      <w:r w:rsidR="00A249EE">
        <w:rPr>
          <w:rFonts w:ascii="Times New Roman" w:eastAsiaTheme="minorEastAsia" w:hAnsi="Times New Roman"/>
          <w:sz w:val="18"/>
          <w:szCs w:val="18"/>
          <w:lang w:eastAsia="en-US"/>
        </w:rPr>
        <w:t>of Granular “Project Sidewalk” D</w:t>
      </w:r>
      <w:r w:rsidR="00B212BC">
        <w:rPr>
          <w:rFonts w:ascii="Times New Roman" w:eastAsiaTheme="minorEastAsia" w:hAnsi="Times New Roman"/>
          <w:sz w:val="18"/>
          <w:szCs w:val="18"/>
          <w:lang w:eastAsia="en-US"/>
        </w:rPr>
        <w:t>ata</w:t>
      </w:r>
    </w:p>
    <w:p w14:paraId="4278657A" w14:textId="77777777" w:rsidR="00B212BC" w:rsidRDefault="00B212BC" w:rsidP="00B212BC">
      <w:pPr>
        <w:ind w:firstLine="0"/>
        <w:rPr>
          <w:color w:val="000000"/>
        </w:rPr>
      </w:pPr>
    </w:p>
    <w:tbl>
      <w:tblPr>
        <w:tblStyle w:val="TableGrid"/>
        <w:tblW w:w="7038" w:type="dxa"/>
        <w:tblLayout w:type="fixed"/>
        <w:tblLook w:val="04A0" w:firstRow="1" w:lastRow="0" w:firstColumn="1" w:lastColumn="0" w:noHBand="0" w:noVBand="1"/>
      </w:tblPr>
      <w:tblGrid>
        <w:gridCol w:w="1458"/>
        <w:gridCol w:w="990"/>
        <w:gridCol w:w="1350"/>
        <w:gridCol w:w="990"/>
        <w:gridCol w:w="2250"/>
      </w:tblGrid>
      <w:tr w:rsidR="00FF5693" w14:paraId="31C112B8" w14:textId="77777777" w:rsidTr="00F95A2F">
        <w:tc>
          <w:tcPr>
            <w:tcW w:w="1458" w:type="dxa"/>
            <w:shd w:val="clear" w:color="auto" w:fill="D9D9D9" w:themeFill="background1" w:themeFillShade="D9"/>
            <w:vAlign w:val="bottom"/>
          </w:tcPr>
          <w:p w14:paraId="4CAF918E" w14:textId="77777777" w:rsidR="00FF5693" w:rsidRPr="00863301" w:rsidRDefault="00FF5693" w:rsidP="00B212BC">
            <w:pPr>
              <w:ind w:firstLine="0"/>
              <w:jc w:val="center"/>
              <w:rPr>
                <w:rFonts w:eastAsia="Times New Roman"/>
                <w:b/>
                <w:color w:val="000000"/>
                <w:sz w:val="16"/>
                <w:szCs w:val="16"/>
              </w:rPr>
            </w:pPr>
          </w:p>
          <w:p w14:paraId="7FDD5C37" w14:textId="066FC19E" w:rsidR="00FF5693" w:rsidRPr="00863301" w:rsidRDefault="00FF5693" w:rsidP="00B212BC">
            <w:pPr>
              <w:ind w:firstLine="0"/>
              <w:jc w:val="center"/>
              <w:rPr>
                <w:rFonts w:eastAsia="Times New Roman"/>
                <w:b/>
                <w:color w:val="000000"/>
                <w:sz w:val="16"/>
                <w:szCs w:val="16"/>
              </w:rPr>
            </w:pPr>
            <w:r w:rsidRPr="00863301">
              <w:rPr>
                <w:rFonts w:eastAsia="Times New Roman"/>
                <w:b/>
                <w:color w:val="000000"/>
                <w:sz w:val="16"/>
                <w:szCs w:val="16"/>
              </w:rPr>
              <w:t>REPORT_DATE</w:t>
            </w:r>
          </w:p>
        </w:tc>
        <w:tc>
          <w:tcPr>
            <w:tcW w:w="990" w:type="dxa"/>
            <w:shd w:val="clear" w:color="auto" w:fill="D9D9D9" w:themeFill="background1" w:themeFillShade="D9"/>
            <w:vAlign w:val="bottom"/>
          </w:tcPr>
          <w:p w14:paraId="6A2794FA" w14:textId="7692611A" w:rsidR="00FF5693" w:rsidRPr="00863301" w:rsidRDefault="00FF5693" w:rsidP="00B212BC">
            <w:pPr>
              <w:ind w:firstLine="0"/>
              <w:jc w:val="center"/>
              <w:rPr>
                <w:rFonts w:eastAsia="Times New Roman"/>
                <w:b/>
                <w:color w:val="000000"/>
                <w:sz w:val="16"/>
                <w:szCs w:val="16"/>
              </w:rPr>
            </w:pPr>
            <w:r w:rsidRPr="00863301">
              <w:rPr>
                <w:rFonts w:eastAsia="Times New Roman"/>
                <w:b/>
                <w:color w:val="000000"/>
                <w:sz w:val="16"/>
                <w:szCs w:val="16"/>
              </w:rPr>
              <w:t>SHIFT</w:t>
            </w:r>
          </w:p>
        </w:tc>
        <w:tc>
          <w:tcPr>
            <w:tcW w:w="1350" w:type="dxa"/>
            <w:shd w:val="clear" w:color="auto" w:fill="D9D9D9" w:themeFill="background1" w:themeFillShade="D9"/>
            <w:vAlign w:val="bottom"/>
          </w:tcPr>
          <w:p w14:paraId="0B8B2359" w14:textId="78A49093" w:rsidR="00FF5693" w:rsidRPr="00863301" w:rsidRDefault="00FF5693" w:rsidP="00B212BC">
            <w:pPr>
              <w:ind w:firstLine="0"/>
              <w:jc w:val="center"/>
              <w:rPr>
                <w:rFonts w:eastAsia="Times New Roman"/>
                <w:b/>
                <w:color w:val="000000"/>
                <w:sz w:val="16"/>
                <w:szCs w:val="16"/>
              </w:rPr>
            </w:pPr>
            <w:r w:rsidRPr="00863301">
              <w:rPr>
                <w:rFonts w:eastAsia="Times New Roman"/>
                <w:b/>
                <w:color w:val="000000"/>
                <w:sz w:val="16"/>
                <w:szCs w:val="16"/>
              </w:rPr>
              <w:t>OFFENSE</w:t>
            </w:r>
          </w:p>
        </w:tc>
        <w:tc>
          <w:tcPr>
            <w:tcW w:w="990" w:type="dxa"/>
            <w:shd w:val="clear" w:color="auto" w:fill="D9D9D9" w:themeFill="background1" w:themeFillShade="D9"/>
            <w:vAlign w:val="bottom"/>
          </w:tcPr>
          <w:p w14:paraId="73D7CFB7" w14:textId="4DE8EF9C" w:rsidR="00FF5693" w:rsidRPr="00863301" w:rsidRDefault="00FF5693" w:rsidP="00B212BC">
            <w:pPr>
              <w:ind w:firstLine="0"/>
              <w:jc w:val="center"/>
              <w:rPr>
                <w:rFonts w:eastAsia="Times New Roman"/>
                <w:b/>
                <w:color w:val="000000"/>
                <w:sz w:val="16"/>
                <w:szCs w:val="16"/>
              </w:rPr>
            </w:pPr>
            <w:r w:rsidRPr="00863301">
              <w:rPr>
                <w:rFonts w:eastAsia="Times New Roman"/>
                <w:b/>
                <w:color w:val="000000"/>
                <w:sz w:val="16"/>
                <w:szCs w:val="16"/>
              </w:rPr>
              <w:t>METHOD</w:t>
            </w:r>
          </w:p>
        </w:tc>
        <w:tc>
          <w:tcPr>
            <w:tcW w:w="2250" w:type="dxa"/>
            <w:shd w:val="clear" w:color="auto" w:fill="D9D9D9" w:themeFill="background1" w:themeFillShade="D9"/>
            <w:vAlign w:val="bottom"/>
          </w:tcPr>
          <w:p w14:paraId="39489D23" w14:textId="69D73D7F" w:rsidR="00FF5693" w:rsidRPr="00863301" w:rsidRDefault="00FF5693" w:rsidP="00B212BC">
            <w:pPr>
              <w:ind w:firstLine="0"/>
              <w:jc w:val="center"/>
              <w:rPr>
                <w:rFonts w:eastAsia="Times New Roman"/>
                <w:b/>
                <w:color w:val="000000"/>
                <w:sz w:val="16"/>
                <w:szCs w:val="16"/>
              </w:rPr>
            </w:pPr>
            <w:r w:rsidRPr="00863301">
              <w:rPr>
                <w:rFonts w:eastAsia="Times New Roman"/>
                <w:b/>
                <w:color w:val="000000"/>
                <w:sz w:val="16"/>
                <w:szCs w:val="16"/>
              </w:rPr>
              <w:t>ADDRESS</w:t>
            </w:r>
          </w:p>
        </w:tc>
      </w:tr>
      <w:tr w:rsidR="00FF5693" w14:paraId="59699C7C" w14:textId="77777777" w:rsidTr="00F95A2F">
        <w:tc>
          <w:tcPr>
            <w:tcW w:w="1458" w:type="dxa"/>
            <w:vAlign w:val="bottom"/>
          </w:tcPr>
          <w:p w14:paraId="56F7EFDD" w14:textId="1208A466" w:rsidR="00FF5693" w:rsidRPr="00B212BC" w:rsidRDefault="00FF5693" w:rsidP="00B212BC">
            <w:pPr>
              <w:ind w:firstLine="0"/>
              <w:jc w:val="center"/>
              <w:rPr>
                <w:rFonts w:eastAsia="Times New Roman"/>
                <w:color w:val="000000"/>
                <w:sz w:val="16"/>
                <w:szCs w:val="16"/>
              </w:rPr>
            </w:pPr>
            <w:r w:rsidRPr="00FF5693">
              <w:rPr>
                <w:rFonts w:eastAsia="Times New Roman"/>
                <w:color w:val="000000"/>
                <w:sz w:val="16"/>
                <w:szCs w:val="16"/>
              </w:rPr>
              <w:lastRenderedPageBreak/>
              <w:t>4/23/17 23:10</w:t>
            </w:r>
          </w:p>
        </w:tc>
        <w:tc>
          <w:tcPr>
            <w:tcW w:w="990" w:type="dxa"/>
            <w:vAlign w:val="bottom"/>
          </w:tcPr>
          <w:p w14:paraId="00B9D505" w14:textId="7987DAD7" w:rsidR="00FF5693" w:rsidRPr="00F95A2F" w:rsidRDefault="00F95A2F" w:rsidP="00F95A2F">
            <w:pPr>
              <w:ind w:firstLine="0"/>
              <w:rPr>
                <w:rFonts w:eastAsia="Times New Roman"/>
                <w:color w:val="000000"/>
                <w:w w:val="90"/>
                <w:sz w:val="16"/>
                <w:szCs w:val="16"/>
              </w:rPr>
            </w:pPr>
            <w:r w:rsidRPr="00F95A2F">
              <w:rPr>
                <w:rFonts w:eastAsia="Times New Roman"/>
                <w:color w:val="000000"/>
                <w:w w:val="90"/>
                <w:sz w:val="16"/>
                <w:szCs w:val="16"/>
              </w:rPr>
              <w:t>MIDNIGHT</w:t>
            </w:r>
          </w:p>
        </w:tc>
        <w:tc>
          <w:tcPr>
            <w:tcW w:w="1350" w:type="dxa"/>
            <w:vAlign w:val="bottom"/>
          </w:tcPr>
          <w:p w14:paraId="742DCB39" w14:textId="173DF0E1" w:rsidR="00FF5693" w:rsidRPr="00167463" w:rsidRDefault="00FF5693" w:rsidP="00B212BC">
            <w:pPr>
              <w:ind w:firstLine="0"/>
              <w:jc w:val="right"/>
              <w:rPr>
                <w:rFonts w:eastAsia="Times New Roman"/>
                <w:color w:val="000000"/>
                <w:sz w:val="16"/>
                <w:szCs w:val="16"/>
              </w:rPr>
            </w:pPr>
            <w:r w:rsidRPr="00FF5693">
              <w:rPr>
                <w:rFonts w:eastAsia="Times New Roman"/>
                <w:color w:val="000000"/>
                <w:sz w:val="16"/>
                <w:szCs w:val="16"/>
              </w:rPr>
              <w:t>THEFT/OTHER</w:t>
            </w:r>
          </w:p>
        </w:tc>
        <w:tc>
          <w:tcPr>
            <w:tcW w:w="990" w:type="dxa"/>
            <w:vAlign w:val="bottom"/>
          </w:tcPr>
          <w:p w14:paraId="1BDA4292" w14:textId="08637363" w:rsidR="00FF5693" w:rsidRPr="00167463" w:rsidRDefault="00FF5693" w:rsidP="00B212BC">
            <w:pPr>
              <w:ind w:firstLine="0"/>
              <w:rPr>
                <w:rFonts w:eastAsia="Times New Roman"/>
                <w:color w:val="000000"/>
                <w:sz w:val="16"/>
                <w:szCs w:val="16"/>
              </w:rPr>
            </w:pPr>
            <w:r>
              <w:rPr>
                <w:rFonts w:eastAsia="Times New Roman"/>
                <w:color w:val="000000"/>
                <w:sz w:val="16"/>
                <w:szCs w:val="16"/>
              </w:rPr>
              <w:t xml:space="preserve">  </w:t>
            </w:r>
            <w:r w:rsidRPr="00FF5693">
              <w:rPr>
                <w:rFonts w:eastAsia="Times New Roman"/>
                <w:color w:val="000000"/>
                <w:sz w:val="16"/>
                <w:szCs w:val="16"/>
              </w:rPr>
              <w:t>OTHERS</w:t>
            </w:r>
          </w:p>
        </w:tc>
        <w:tc>
          <w:tcPr>
            <w:tcW w:w="2250" w:type="dxa"/>
            <w:vAlign w:val="bottom"/>
          </w:tcPr>
          <w:p w14:paraId="1F38999B" w14:textId="469518D1" w:rsidR="00FF5693" w:rsidRPr="00167463" w:rsidRDefault="00FF5693" w:rsidP="00FF5693">
            <w:pPr>
              <w:ind w:firstLine="0"/>
              <w:jc w:val="center"/>
              <w:rPr>
                <w:rFonts w:eastAsia="Times New Roman"/>
                <w:color w:val="000000"/>
                <w:sz w:val="16"/>
                <w:szCs w:val="16"/>
              </w:rPr>
            </w:pPr>
            <w:r w:rsidRPr="00FF5693">
              <w:rPr>
                <w:rFonts w:eastAsia="Times New Roman"/>
                <w:color w:val="000000"/>
                <w:sz w:val="16"/>
                <w:szCs w:val="16"/>
              </w:rPr>
              <w:t>1600 14TH STREET NW, WASHINGTON, DC</w:t>
            </w:r>
          </w:p>
        </w:tc>
      </w:tr>
      <w:tr w:rsidR="00FF5693" w14:paraId="289E92DB" w14:textId="77777777" w:rsidTr="00F95A2F">
        <w:tc>
          <w:tcPr>
            <w:tcW w:w="1458" w:type="dxa"/>
            <w:vAlign w:val="bottom"/>
          </w:tcPr>
          <w:p w14:paraId="43A51E55" w14:textId="6F59BC9F" w:rsidR="00FF5693" w:rsidRPr="00B212BC" w:rsidRDefault="00FF5693" w:rsidP="00B212BC">
            <w:pPr>
              <w:ind w:firstLine="0"/>
              <w:jc w:val="center"/>
              <w:rPr>
                <w:rFonts w:eastAsia="Times New Roman"/>
                <w:color w:val="000000"/>
                <w:sz w:val="16"/>
                <w:szCs w:val="16"/>
              </w:rPr>
            </w:pPr>
            <w:r w:rsidRPr="00FF5693">
              <w:rPr>
                <w:rFonts w:eastAsia="Times New Roman"/>
                <w:color w:val="000000"/>
                <w:sz w:val="16"/>
                <w:szCs w:val="16"/>
              </w:rPr>
              <w:t>4/22/17 21:09</w:t>
            </w:r>
          </w:p>
        </w:tc>
        <w:tc>
          <w:tcPr>
            <w:tcW w:w="990" w:type="dxa"/>
            <w:vAlign w:val="bottom"/>
          </w:tcPr>
          <w:p w14:paraId="30898230" w14:textId="5E171011"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EVENING</w:t>
            </w:r>
          </w:p>
        </w:tc>
        <w:tc>
          <w:tcPr>
            <w:tcW w:w="1350" w:type="dxa"/>
            <w:vAlign w:val="bottom"/>
          </w:tcPr>
          <w:p w14:paraId="26544714" w14:textId="136C7E52"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THEFT/OTHER</w:t>
            </w:r>
          </w:p>
        </w:tc>
        <w:tc>
          <w:tcPr>
            <w:tcW w:w="990" w:type="dxa"/>
            <w:vAlign w:val="bottom"/>
          </w:tcPr>
          <w:p w14:paraId="0A37835D" w14:textId="06691CCC"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OTHERS</w:t>
            </w:r>
          </w:p>
        </w:tc>
        <w:tc>
          <w:tcPr>
            <w:tcW w:w="2250" w:type="dxa"/>
            <w:vAlign w:val="bottom"/>
          </w:tcPr>
          <w:p w14:paraId="0EB74A00" w14:textId="6DB968BD"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1600 14TH STREET NW, WASHINGTON, DC</w:t>
            </w:r>
          </w:p>
        </w:tc>
      </w:tr>
      <w:tr w:rsidR="00FF5693" w14:paraId="094E7BC2" w14:textId="77777777" w:rsidTr="00F95A2F">
        <w:tc>
          <w:tcPr>
            <w:tcW w:w="1458" w:type="dxa"/>
            <w:vAlign w:val="bottom"/>
          </w:tcPr>
          <w:p w14:paraId="66749F84" w14:textId="37F46D48" w:rsidR="00FF5693" w:rsidRPr="00B212BC" w:rsidRDefault="00FF5693" w:rsidP="00B212BC">
            <w:pPr>
              <w:ind w:firstLine="0"/>
              <w:jc w:val="center"/>
              <w:rPr>
                <w:rFonts w:eastAsia="Times New Roman"/>
                <w:color w:val="000000"/>
                <w:sz w:val="16"/>
                <w:szCs w:val="16"/>
              </w:rPr>
            </w:pPr>
            <w:r w:rsidRPr="00FF5693">
              <w:rPr>
                <w:rFonts w:eastAsia="Times New Roman"/>
                <w:color w:val="000000"/>
                <w:sz w:val="16"/>
                <w:szCs w:val="16"/>
              </w:rPr>
              <w:t>4/11/17 16:26</w:t>
            </w:r>
          </w:p>
        </w:tc>
        <w:tc>
          <w:tcPr>
            <w:tcW w:w="990" w:type="dxa"/>
            <w:vAlign w:val="bottom"/>
          </w:tcPr>
          <w:p w14:paraId="2318817E" w14:textId="2B3B55DD"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EVENING</w:t>
            </w:r>
          </w:p>
        </w:tc>
        <w:tc>
          <w:tcPr>
            <w:tcW w:w="1350" w:type="dxa"/>
            <w:vAlign w:val="bottom"/>
          </w:tcPr>
          <w:p w14:paraId="7E2C7FE2" w14:textId="73C3E225"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THEFT/OTHER</w:t>
            </w:r>
          </w:p>
        </w:tc>
        <w:tc>
          <w:tcPr>
            <w:tcW w:w="990" w:type="dxa"/>
            <w:vAlign w:val="bottom"/>
          </w:tcPr>
          <w:p w14:paraId="0C32FB63" w14:textId="50A38E47"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OTHERS</w:t>
            </w:r>
          </w:p>
        </w:tc>
        <w:tc>
          <w:tcPr>
            <w:tcW w:w="2250" w:type="dxa"/>
            <w:vAlign w:val="bottom"/>
          </w:tcPr>
          <w:p w14:paraId="1AE2C93A" w14:textId="70372E22" w:rsidR="00FF5693" w:rsidRPr="00167463" w:rsidRDefault="00FF5693" w:rsidP="00B212BC">
            <w:pPr>
              <w:ind w:firstLine="0"/>
              <w:jc w:val="center"/>
              <w:rPr>
                <w:rFonts w:eastAsia="Times New Roman"/>
                <w:color w:val="000000"/>
                <w:sz w:val="16"/>
                <w:szCs w:val="16"/>
              </w:rPr>
            </w:pPr>
            <w:r w:rsidRPr="00FF5693">
              <w:rPr>
                <w:rFonts w:eastAsia="Times New Roman"/>
                <w:color w:val="000000"/>
                <w:sz w:val="16"/>
                <w:szCs w:val="16"/>
              </w:rPr>
              <w:t>1600 14TH STREET NW, WASHINGTON, DC</w:t>
            </w:r>
          </w:p>
        </w:tc>
      </w:tr>
    </w:tbl>
    <w:p w14:paraId="553809B9" w14:textId="70436C80" w:rsidR="003C0F8F" w:rsidRDefault="00A249EE" w:rsidP="003C0F8F">
      <w:pPr>
        <w:pStyle w:val="heading1"/>
      </w:pPr>
      <w:r>
        <w:t xml:space="preserve">4 </w:t>
      </w:r>
      <w:r>
        <w:tab/>
      </w:r>
      <w:r>
        <w:tab/>
      </w:r>
      <w:r w:rsidR="00FF5693">
        <w:t>Results and Analysis</w:t>
      </w:r>
    </w:p>
    <w:p w14:paraId="61D9CFA7" w14:textId="4B434552" w:rsidR="003C0F8F" w:rsidRPr="00A249EE" w:rsidRDefault="003C0F8F" w:rsidP="003C0F8F">
      <w:pPr>
        <w:ind w:firstLine="0"/>
        <w:rPr>
          <w:b/>
        </w:rPr>
      </w:pPr>
      <w:r w:rsidRPr="00A249EE">
        <w:rPr>
          <w:b/>
          <w:lang w:eastAsia="en-US"/>
        </w:rPr>
        <w:t>4.1</w:t>
      </w:r>
      <w:r w:rsidRPr="00A249EE">
        <w:rPr>
          <w:b/>
          <w:lang w:eastAsia="en-US"/>
        </w:rPr>
        <w:tab/>
      </w:r>
      <w:r w:rsidR="00FF5693" w:rsidRPr="00A249EE">
        <w:rPr>
          <w:b/>
          <w:lang w:eastAsia="en-US"/>
        </w:rPr>
        <w:t>Regionality</w:t>
      </w:r>
    </w:p>
    <w:p w14:paraId="7C002483" w14:textId="77777777" w:rsidR="003C0F8F" w:rsidRPr="00356347" w:rsidRDefault="003C0F8F" w:rsidP="003C0F8F"/>
    <w:p w14:paraId="57758A3E" w14:textId="056ACBCE" w:rsidR="00B979D3" w:rsidRDefault="00FF5693" w:rsidP="003C0F8F">
      <w:pPr>
        <w:ind w:firstLine="0"/>
      </w:pPr>
      <w:r>
        <w:t>Looking through the “Project Sidewalk” data by neighborhood, we were able to determine that there would need to be some analysis done at varying scales. We started with the neighborhoods because this gave us the largest regions</w:t>
      </w:r>
      <w:r w:rsidR="00D3268C">
        <w:t xml:space="preserve"> (Figure 2)</w:t>
      </w:r>
      <w:r>
        <w:t xml:space="preserve">. Combining the housing prices and the sidewalk labels, we ran a variety of test to establish the best statistical analysis based on accuracy. </w:t>
      </w:r>
      <w:r w:rsidR="005F7735">
        <w:t xml:space="preserve">The results have been documented below </w:t>
      </w:r>
      <w:r w:rsidR="00F640C2">
        <w:t>and ordered by accuracy in Table 5</w:t>
      </w:r>
      <w:r w:rsidR="005F7735">
        <w:t xml:space="preserve">. </w:t>
      </w:r>
      <w:r w:rsidR="00CD0D7B">
        <w:t xml:space="preserve">For each sidewalk label, we ran a K-nearest neighbors, a random forest test and train, a logistic regression, and a support vector model. Based on the accuracy results, we selected only the top 10 variables and re-ran the test to optimize the accuracy. “Curb Ramp” and “Surface Problem” both resulted in the highest accuracy scores for random forests, with </w:t>
      </w:r>
      <w:ins w:id="2" w:author="Mowat, Nathan" w:date="2017-10-26T20:09:00Z">
        <w:r w:rsidR="003E37EA">
          <w:t>“N</w:t>
        </w:r>
      </w:ins>
      <w:r w:rsidR="00CD0D7B">
        <w:t xml:space="preserve">o </w:t>
      </w:r>
      <w:ins w:id="3" w:author="Mowat, Nathan" w:date="2017-10-26T20:09:00Z">
        <w:r w:rsidR="003E37EA">
          <w:t>C</w:t>
        </w:r>
      </w:ins>
      <w:r w:rsidR="00CD0D7B">
        <w:t xml:space="preserve">urb </w:t>
      </w:r>
      <w:ins w:id="4" w:author="Mowat, Nathan" w:date="2017-10-26T20:09:00Z">
        <w:r w:rsidR="003E37EA">
          <w:t>R</w:t>
        </w:r>
      </w:ins>
      <w:r w:rsidR="00CD0D7B">
        <w:t>amp</w:t>
      </w:r>
      <w:ins w:id="5" w:author="Mowat, Nathan" w:date="2017-10-26T20:09:00Z">
        <w:r w:rsidR="003E37EA">
          <w:t>”</w:t>
        </w:r>
      </w:ins>
      <w:r w:rsidR="00CD0D7B">
        <w:t xml:space="preserve"> showing random forest coming in a close second. Based on this initial analysis, we continued with only random forest modeling. </w:t>
      </w:r>
    </w:p>
    <w:p w14:paraId="4039ECA8" w14:textId="77777777" w:rsidR="00747D60" w:rsidRPr="00B979D3" w:rsidRDefault="00747D60" w:rsidP="003C0F8F">
      <w:pPr>
        <w:ind w:firstLine="0"/>
        <w:rPr>
          <w:color w:val="000000"/>
        </w:rPr>
      </w:pPr>
    </w:p>
    <w:p w14:paraId="4E7DD6C1" w14:textId="70345E28" w:rsidR="00D3268C" w:rsidRDefault="004060AA" w:rsidP="008F431F">
      <w:pPr>
        <w:ind w:firstLine="0"/>
        <w:jc w:val="center"/>
      </w:pPr>
      <w:r>
        <w:rPr>
          <w:noProof/>
          <w:lang w:eastAsia="en-US"/>
        </w:rPr>
        <w:drawing>
          <wp:inline distT="0" distB="0" distL="0" distR="0" wp14:anchorId="05CDF0A7" wp14:editId="09FD4F91">
            <wp:extent cx="3502025" cy="3269231"/>
            <wp:effectExtent l="0" t="0" r="3175" b="7620"/>
            <wp:docPr id="2" name="Picture 2" descr="macnificent2:Users:macnificent:Desktop:Screen Shot 2017-12-05 at 4.4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nificent2:Users:macnificent:Desktop:Screen Shot 2017-12-05 at 4.44.4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401" cy="3272382"/>
                    </a:xfrm>
                    <a:prstGeom prst="rect">
                      <a:avLst/>
                    </a:prstGeom>
                    <a:noFill/>
                    <a:ln>
                      <a:noFill/>
                    </a:ln>
                  </pic:spPr>
                </pic:pic>
              </a:graphicData>
            </a:graphic>
          </wp:inline>
        </w:drawing>
      </w:r>
    </w:p>
    <w:p w14:paraId="4CA48C0B" w14:textId="3F36C417" w:rsidR="00D3268C" w:rsidRDefault="009A309E" w:rsidP="008F431F">
      <w:pPr>
        <w:ind w:firstLine="0"/>
        <w:jc w:val="center"/>
      </w:pPr>
      <w:r>
        <w:rPr>
          <w:noProof/>
          <w:lang w:eastAsia="en-US"/>
        </w:rPr>
        <w:drawing>
          <wp:inline distT="0" distB="0" distL="0" distR="0" wp14:anchorId="330D6A77" wp14:editId="6E9092A1">
            <wp:extent cx="2570809" cy="496147"/>
            <wp:effectExtent l="0" t="0" r="0" b="12065"/>
            <wp:docPr id="3" name="Picture 3" descr="macnificent2:Users:macnificent:Desktop:Screen Shot 2017-12-05 at 6.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nificent2:Users:macnificent:Desktop:Screen Shot 2017-12-05 at 6.22.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0980" cy="498110"/>
                    </a:xfrm>
                    <a:prstGeom prst="rect">
                      <a:avLst/>
                    </a:prstGeom>
                    <a:noFill/>
                    <a:ln>
                      <a:noFill/>
                    </a:ln>
                  </pic:spPr>
                </pic:pic>
              </a:graphicData>
            </a:graphic>
          </wp:inline>
        </w:drawing>
      </w:r>
    </w:p>
    <w:p w14:paraId="5B352124" w14:textId="10EF164A" w:rsidR="009A309E" w:rsidRDefault="009A309E" w:rsidP="003C0F8F">
      <w:pPr>
        <w:ind w:firstLine="0"/>
      </w:pPr>
    </w:p>
    <w:p w14:paraId="5505D7E3" w14:textId="752E884B" w:rsidR="00D3268C" w:rsidRDefault="00747D60" w:rsidP="003C0F8F">
      <w:pPr>
        <w:ind w:firstLine="0"/>
        <w:rPr>
          <w:rFonts w:ascii="Times New Roman" w:eastAsiaTheme="minorEastAsia" w:hAnsi="Times New Roman"/>
          <w:sz w:val="18"/>
          <w:szCs w:val="18"/>
          <w:lang w:eastAsia="en-US"/>
        </w:rPr>
      </w:pPr>
      <w:r w:rsidRPr="00941624">
        <w:rPr>
          <w:rFonts w:ascii="Times New Roman" w:eastAsiaTheme="minorEastAsia" w:hAnsi="Times New Roman"/>
          <w:b/>
          <w:sz w:val="18"/>
          <w:szCs w:val="18"/>
          <w:lang w:eastAsia="en-US"/>
        </w:rPr>
        <w:t>Fig. 2.</w:t>
      </w:r>
      <w:r>
        <w:rPr>
          <w:rFonts w:ascii="Times New Roman" w:eastAsiaTheme="minorEastAsia" w:hAnsi="Times New Roman"/>
          <w:sz w:val="18"/>
          <w:szCs w:val="18"/>
          <w:lang w:eastAsia="en-US"/>
        </w:rPr>
        <w:t xml:space="preserve"> Washington D.C.</w:t>
      </w:r>
      <w:r w:rsidR="009A309E">
        <w:rPr>
          <w:rFonts w:ascii="Times New Roman" w:eastAsiaTheme="minorEastAsia" w:hAnsi="Times New Roman"/>
          <w:sz w:val="18"/>
          <w:szCs w:val="18"/>
          <w:lang w:eastAsia="en-US"/>
        </w:rPr>
        <w:t xml:space="preserve"> with “Percentage of Neighborhood Complete” Color Key as Reported by Project Sidewalk</w:t>
      </w:r>
      <w:r w:rsidR="00715B55">
        <w:rPr>
          <w:rFonts w:ascii="Times New Roman" w:eastAsiaTheme="minorEastAsia" w:hAnsi="Times New Roman"/>
          <w:sz w:val="18"/>
          <w:szCs w:val="18"/>
          <w:lang w:eastAsia="en-US"/>
        </w:rPr>
        <w:t xml:space="preserve"> [16</w:t>
      </w:r>
      <w:r w:rsidR="00F640C2">
        <w:rPr>
          <w:rFonts w:ascii="Times New Roman" w:eastAsiaTheme="minorEastAsia" w:hAnsi="Times New Roman"/>
          <w:sz w:val="18"/>
          <w:szCs w:val="18"/>
          <w:lang w:eastAsia="en-US"/>
        </w:rPr>
        <w:t>]</w:t>
      </w:r>
    </w:p>
    <w:p w14:paraId="2A0C9109" w14:textId="77777777" w:rsidR="001B5A5A" w:rsidRDefault="001B5A5A" w:rsidP="003C0F8F">
      <w:pPr>
        <w:ind w:firstLine="0"/>
        <w:rPr>
          <w:rFonts w:ascii="Times New Roman" w:eastAsiaTheme="minorEastAsia" w:hAnsi="Times New Roman"/>
          <w:sz w:val="18"/>
          <w:szCs w:val="18"/>
          <w:lang w:eastAsia="en-US"/>
        </w:rPr>
      </w:pPr>
    </w:p>
    <w:p w14:paraId="6F9D32A8" w14:textId="52B3C3D5" w:rsidR="003F4413" w:rsidRPr="003F4413" w:rsidRDefault="003F4413" w:rsidP="003C0F8F">
      <w:pPr>
        <w:ind w:firstLine="0"/>
        <w:rPr>
          <w:color w:val="000000"/>
        </w:rPr>
      </w:pPr>
      <w:r w:rsidRPr="00941624">
        <w:rPr>
          <w:rFonts w:ascii="Times New Roman" w:eastAsiaTheme="minorEastAsia" w:hAnsi="Times New Roman"/>
          <w:b/>
          <w:sz w:val="18"/>
          <w:szCs w:val="18"/>
          <w:lang w:eastAsia="en-US"/>
        </w:rPr>
        <w:t>Table 5.</w:t>
      </w:r>
      <w:r w:rsidR="00747D60">
        <w:rPr>
          <w:rFonts w:ascii="Times New Roman" w:eastAsiaTheme="minorEastAsia" w:hAnsi="Times New Roman"/>
          <w:sz w:val="18"/>
          <w:szCs w:val="18"/>
          <w:lang w:eastAsia="en-US"/>
        </w:rPr>
        <w:t xml:space="preserve"> </w:t>
      </w:r>
      <w:r w:rsidR="00747D60">
        <w:rPr>
          <w:rFonts w:ascii="Times New Roman" w:eastAsiaTheme="minorEastAsia" w:hAnsi="Times New Roman"/>
          <w:sz w:val="18"/>
          <w:szCs w:val="18"/>
          <w:lang w:eastAsia="en-US"/>
        </w:rPr>
        <w:tab/>
        <w:t xml:space="preserve">  </w:t>
      </w:r>
      <w:r>
        <w:rPr>
          <w:rFonts w:ascii="Times New Roman" w:eastAsiaTheme="minorEastAsia" w:hAnsi="Times New Roman"/>
          <w:sz w:val="18"/>
          <w:szCs w:val="18"/>
          <w:lang w:eastAsia="en-US"/>
        </w:rPr>
        <w:t>Accuracy Results for Sidewalk Labels</w:t>
      </w:r>
    </w:p>
    <w:p w14:paraId="0B3E49AD" w14:textId="77777777" w:rsidR="003F4413" w:rsidRDefault="003F4413" w:rsidP="003C0F8F">
      <w:pPr>
        <w:ind w:firstLine="0"/>
      </w:pPr>
    </w:p>
    <w:p w14:paraId="7F95006E" w14:textId="77777777" w:rsidR="005F7735" w:rsidRDefault="005F7735" w:rsidP="003F4413">
      <w:pPr>
        <w:ind w:firstLine="0"/>
        <w:jc w:val="center"/>
        <w:rPr>
          <w:rFonts w:eastAsia="Times New Roman"/>
          <w:b/>
          <w:color w:val="000000"/>
          <w:sz w:val="16"/>
          <w:szCs w:val="16"/>
        </w:rPr>
        <w:sectPr w:rsidR="005F7735">
          <w:headerReference w:type="even" r:id="rId13"/>
          <w:headerReference w:type="default" r:id="rId14"/>
          <w:pgSz w:w="11907" w:h="16840" w:code="9"/>
          <w:pgMar w:top="2948" w:right="2495" w:bottom="2948" w:left="2495" w:header="2381" w:footer="1389" w:gutter="0"/>
          <w:cols w:space="720"/>
          <w:noEndnote/>
          <w:titlePg/>
        </w:sectPr>
      </w:pPr>
    </w:p>
    <w:tbl>
      <w:tblPr>
        <w:tblStyle w:val="TableGrid"/>
        <w:tblW w:w="0" w:type="auto"/>
        <w:tblLayout w:type="fixed"/>
        <w:tblLook w:val="04A0" w:firstRow="1" w:lastRow="0" w:firstColumn="1" w:lastColumn="0" w:noHBand="0" w:noVBand="1"/>
      </w:tblPr>
      <w:tblGrid>
        <w:gridCol w:w="1188"/>
        <w:gridCol w:w="900"/>
        <w:gridCol w:w="1080"/>
      </w:tblGrid>
      <w:tr w:rsidR="003F4413" w14:paraId="00A2AD84" w14:textId="77777777" w:rsidTr="00863301">
        <w:trPr>
          <w:trHeight w:val="525"/>
        </w:trPr>
        <w:tc>
          <w:tcPr>
            <w:tcW w:w="3168" w:type="dxa"/>
            <w:gridSpan w:val="3"/>
            <w:shd w:val="clear" w:color="auto" w:fill="D9D9D9" w:themeFill="background1" w:themeFillShade="D9"/>
            <w:vAlign w:val="bottom"/>
          </w:tcPr>
          <w:p w14:paraId="6DD788A9" w14:textId="2462DBBF" w:rsidR="003F4413" w:rsidRPr="005F7735" w:rsidRDefault="003F4413" w:rsidP="003F4413">
            <w:pPr>
              <w:ind w:firstLine="0"/>
              <w:jc w:val="center"/>
              <w:rPr>
                <w:b/>
                <w:sz w:val="16"/>
                <w:szCs w:val="16"/>
              </w:rPr>
            </w:pPr>
            <w:r w:rsidRPr="005F7735">
              <w:rPr>
                <w:rFonts w:eastAsia="Times New Roman"/>
                <w:b/>
                <w:color w:val="000000"/>
                <w:sz w:val="16"/>
                <w:szCs w:val="16"/>
              </w:rPr>
              <w:lastRenderedPageBreak/>
              <w:t>CURB RAMP</w:t>
            </w:r>
          </w:p>
        </w:tc>
      </w:tr>
      <w:tr w:rsidR="00294963" w14:paraId="5D32D899" w14:textId="77777777" w:rsidTr="005F7735">
        <w:tc>
          <w:tcPr>
            <w:tcW w:w="1188" w:type="dxa"/>
            <w:vAlign w:val="bottom"/>
          </w:tcPr>
          <w:p w14:paraId="7BE746A4" w14:textId="6222899A" w:rsidR="00294963" w:rsidRPr="003F4413" w:rsidRDefault="005F7735" w:rsidP="003C0F8F">
            <w:pPr>
              <w:ind w:firstLine="0"/>
              <w:rPr>
                <w:sz w:val="16"/>
                <w:szCs w:val="16"/>
              </w:rPr>
            </w:pPr>
            <w:r>
              <w:rPr>
                <w:sz w:val="16"/>
                <w:szCs w:val="16"/>
              </w:rPr>
              <w:t xml:space="preserve"> </w:t>
            </w:r>
          </w:p>
        </w:tc>
        <w:tc>
          <w:tcPr>
            <w:tcW w:w="900" w:type="dxa"/>
            <w:vAlign w:val="bottom"/>
          </w:tcPr>
          <w:p w14:paraId="5C482D8B" w14:textId="77777777" w:rsidR="003F4413" w:rsidRDefault="00294963" w:rsidP="003F4413">
            <w:pPr>
              <w:ind w:right="-141" w:firstLine="0"/>
              <w:rPr>
                <w:rFonts w:eastAsia="Times New Roman"/>
                <w:color w:val="000000"/>
                <w:sz w:val="16"/>
                <w:szCs w:val="16"/>
              </w:rPr>
            </w:pPr>
            <w:r w:rsidRPr="003F4413">
              <w:rPr>
                <w:rFonts w:eastAsia="Times New Roman"/>
                <w:color w:val="000000"/>
                <w:sz w:val="16"/>
                <w:szCs w:val="16"/>
              </w:rPr>
              <w:t xml:space="preserve">Confusion </w:t>
            </w:r>
          </w:p>
          <w:p w14:paraId="728DE96D" w14:textId="58082395" w:rsidR="00294963" w:rsidRPr="003F4413" w:rsidRDefault="00294963" w:rsidP="003F4413">
            <w:pPr>
              <w:ind w:right="-141" w:firstLine="0"/>
              <w:rPr>
                <w:sz w:val="16"/>
                <w:szCs w:val="16"/>
              </w:rPr>
            </w:pPr>
            <w:proofErr w:type="spellStart"/>
            <w:r w:rsidRPr="003F4413">
              <w:rPr>
                <w:rFonts w:eastAsia="Times New Roman"/>
                <w:color w:val="000000"/>
                <w:sz w:val="16"/>
                <w:szCs w:val="16"/>
              </w:rPr>
              <w:t>Matricies</w:t>
            </w:r>
            <w:proofErr w:type="spellEnd"/>
          </w:p>
        </w:tc>
        <w:tc>
          <w:tcPr>
            <w:tcW w:w="1080" w:type="dxa"/>
            <w:vAlign w:val="bottom"/>
          </w:tcPr>
          <w:p w14:paraId="4940FCE6" w14:textId="1FD530B8" w:rsidR="00294963" w:rsidRPr="003F4413" w:rsidRDefault="00294963" w:rsidP="003C0F8F">
            <w:pPr>
              <w:ind w:firstLine="0"/>
              <w:rPr>
                <w:sz w:val="16"/>
                <w:szCs w:val="16"/>
              </w:rPr>
            </w:pPr>
            <w:r w:rsidRPr="003F4413">
              <w:rPr>
                <w:rFonts w:eastAsia="Times New Roman"/>
                <w:color w:val="000000"/>
                <w:sz w:val="16"/>
                <w:szCs w:val="16"/>
              </w:rPr>
              <w:t>Accuracy</w:t>
            </w:r>
          </w:p>
        </w:tc>
      </w:tr>
      <w:tr w:rsidR="00294963" w14:paraId="5CD8F08A" w14:textId="77777777" w:rsidTr="005F7735">
        <w:tc>
          <w:tcPr>
            <w:tcW w:w="1188" w:type="dxa"/>
            <w:vAlign w:val="bottom"/>
          </w:tcPr>
          <w:p w14:paraId="02AC45A5" w14:textId="77777777" w:rsidR="00294963" w:rsidRPr="003F4413" w:rsidRDefault="00294963" w:rsidP="003C0F8F">
            <w:pPr>
              <w:ind w:firstLine="0"/>
              <w:rPr>
                <w:sz w:val="16"/>
                <w:szCs w:val="16"/>
              </w:rPr>
            </w:pPr>
          </w:p>
        </w:tc>
        <w:tc>
          <w:tcPr>
            <w:tcW w:w="900" w:type="dxa"/>
            <w:vAlign w:val="bottom"/>
          </w:tcPr>
          <w:p w14:paraId="25F8792D" w14:textId="77777777" w:rsidR="00294963" w:rsidRPr="003F4413" w:rsidRDefault="00294963" w:rsidP="003C0F8F">
            <w:pPr>
              <w:ind w:firstLine="0"/>
              <w:rPr>
                <w:sz w:val="16"/>
                <w:szCs w:val="16"/>
              </w:rPr>
            </w:pPr>
          </w:p>
        </w:tc>
        <w:tc>
          <w:tcPr>
            <w:tcW w:w="1080" w:type="dxa"/>
            <w:vAlign w:val="bottom"/>
          </w:tcPr>
          <w:p w14:paraId="484D6999" w14:textId="77777777" w:rsidR="00294963" w:rsidRPr="003F4413" w:rsidRDefault="00294963" w:rsidP="003C0F8F">
            <w:pPr>
              <w:ind w:firstLine="0"/>
              <w:rPr>
                <w:sz w:val="16"/>
                <w:szCs w:val="16"/>
              </w:rPr>
            </w:pPr>
          </w:p>
        </w:tc>
      </w:tr>
      <w:tr w:rsidR="00294963" w14:paraId="049B0C2B" w14:textId="77777777" w:rsidTr="005F7735">
        <w:tc>
          <w:tcPr>
            <w:tcW w:w="1188" w:type="dxa"/>
            <w:vAlign w:val="bottom"/>
          </w:tcPr>
          <w:p w14:paraId="0990D5CC" w14:textId="26D72F1E" w:rsidR="00294963" w:rsidRPr="003F4413" w:rsidRDefault="00294963" w:rsidP="003C0F8F">
            <w:pPr>
              <w:ind w:firstLine="0"/>
              <w:rPr>
                <w:sz w:val="16"/>
                <w:szCs w:val="16"/>
              </w:rPr>
            </w:pPr>
            <w:r w:rsidRPr="003F4413">
              <w:rPr>
                <w:rFonts w:eastAsia="Times New Roman"/>
                <w:color w:val="000000"/>
                <w:sz w:val="16"/>
                <w:szCs w:val="16"/>
              </w:rPr>
              <w:t>SVM</w:t>
            </w:r>
          </w:p>
        </w:tc>
        <w:tc>
          <w:tcPr>
            <w:tcW w:w="900" w:type="dxa"/>
            <w:vAlign w:val="bottom"/>
          </w:tcPr>
          <w:p w14:paraId="1466A9A9" w14:textId="6DB1EB6C" w:rsidR="00294963" w:rsidRPr="003F4413" w:rsidRDefault="00294963" w:rsidP="003F4413">
            <w:pPr>
              <w:ind w:firstLine="0"/>
              <w:jc w:val="right"/>
              <w:rPr>
                <w:sz w:val="16"/>
                <w:szCs w:val="16"/>
              </w:rPr>
            </w:pPr>
            <w:r w:rsidRPr="003F4413">
              <w:rPr>
                <w:rFonts w:eastAsia="Times New Roman" w:cs="Courier New"/>
                <w:color w:val="000000"/>
                <w:sz w:val="16"/>
                <w:szCs w:val="16"/>
              </w:rPr>
              <w:t>[[5 4]</w:t>
            </w:r>
          </w:p>
        </w:tc>
        <w:tc>
          <w:tcPr>
            <w:tcW w:w="1080" w:type="dxa"/>
            <w:vAlign w:val="bottom"/>
          </w:tcPr>
          <w:p w14:paraId="418774DD" w14:textId="15CBDF83" w:rsidR="00294963" w:rsidRPr="003F4413" w:rsidRDefault="00294963" w:rsidP="003C0F8F">
            <w:pPr>
              <w:ind w:firstLine="0"/>
              <w:rPr>
                <w:sz w:val="16"/>
                <w:szCs w:val="16"/>
              </w:rPr>
            </w:pPr>
            <w:r w:rsidRPr="003F4413">
              <w:rPr>
                <w:rFonts w:eastAsia="Times New Roman" w:cs="Courier New"/>
                <w:color w:val="000000"/>
                <w:sz w:val="16"/>
                <w:szCs w:val="16"/>
              </w:rPr>
              <w:t>0.4375</w:t>
            </w:r>
          </w:p>
        </w:tc>
      </w:tr>
      <w:tr w:rsidR="00294963" w14:paraId="5B73F33A" w14:textId="77777777" w:rsidTr="005F7735">
        <w:tc>
          <w:tcPr>
            <w:tcW w:w="1188" w:type="dxa"/>
            <w:vAlign w:val="bottom"/>
          </w:tcPr>
          <w:p w14:paraId="4B2E84D8" w14:textId="77777777" w:rsidR="00294963" w:rsidRPr="003F4413" w:rsidRDefault="00294963" w:rsidP="003C0F8F">
            <w:pPr>
              <w:ind w:firstLine="0"/>
              <w:rPr>
                <w:sz w:val="16"/>
                <w:szCs w:val="16"/>
              </w:rPr>
            </w:pPr>
          </w:p>
        </w:tc>
        <w:tc>
          <w:tcPr>
            <w:tcW w:w="900" w:type="dxa"/>
            <w:vAlign w:val="bottom"/>
          </w:tcPr>
          <w:p w14:paraId="52AB2749" w14:textId="63C6594F" w:rsidR="00294963" w:rsidRPr="003F4413" w:rsidRDefault="00294963" w:rsidP="003F4413">
            <w:pPr>
              <w:ind w:firstLine="0"/>
              <w:jc w:val="right"/>
              <w:rPr>
                <w:sz w:val="16"/>
                <w:szCs w:val="16"/>
              </w:rPr>
            </w:pPr>
            <w:r w:rsidRPr="003F4413">
              <w:rPr>
                <w:rFonts w:eastAsia="Times New Roman" w:cs="Courier New"/>
                <w:color w:val="000000"/>
                <w:sz w:val="16"/>
                <w:szCs w:val="16"/>
              </w:rPr>
              <w:t>[5 2]]</w:t>
            </w:r>
          </w:p>
        </w:tc>
        <w:tc>
          <w:tcPr>
            <w:tcW w:w="1080" w:type="dxa"/>
            <w:vAlign w:val="bottom"/>
          </w:tcPr>
          <w:p w14:paraId="0B0F0D0A" w14:textId="77777777" w:rsidR="00294963" w:rsidRPr="003F4413" w:rsidRDefault="00294963" w:rsidP="003C0F8F">
            <w:pPr>
              <w:ind w:firstLine="0"/>
              <w:rPr>
                <w:sz w:val="16"/>
                <w:szCs w:val="16"/>
              </w:rPr>
            </w:pPr>
          </w:p>
        </w:tc>
      </w:tr>
      <w:tr w:rsidR="00294963" w14:paraId="1527419D" w14:textId="77777777" w:rsidTr="005F7735">
        <w:tc>
          <w:tcPr>
            <w:tcW w:w="1188" w:type="dxa"/>
            <w:vAlign w:val="bottom"/>
          </w:tcPr>
          <w:p w14:paraId="0A46D390" w14:textId="05E0C81F" w:rsidR="00294963" w:rsidRPr="003F4413" w:rsidRDefault="00294963" w:rsidP="003C0F8F">
            <w:pPr>
              <w:ind w:firstLine="0"/>
              <w:rPr>
                <w:sz w:val="16"/>
                <w:szCs w:val="16"/>
              </w:rPr>
            </w:pPr>
            <w:r w:rsidRPr="003F4413">
              <w:rPr>
                <w:rFonts w:eastAsia="Times New Roman"/>
                <w:color w:val="000000"/>
                <w:sz w:val="16"/>
                <w:szCs w:val="16"/>
              </w:rPr>
              <w:t>KNN</w:t>
            </w:r>
          </w:p>
        </w:tc>
        <w:tc>
          <w:tcPr>
            <w:tcW w:w="900" w:type="dxa"/>
            <w:vAlign w:val="bottom"/>
          </w:tcPr>
          <w:p w14:paraId="5A2EE678" w14:textId="4BF04CBD" w:rsidR="00294963" w:rsidRPr="003F4413" w:rsidRDefault="00294963" w:rsidP="003F4413">
            <w:pPr>
              <w:ind w:firstLine="0"/>
              <w:jc w:val="right"/>
              <w:rPr>
                <w:sz w:val="16"/>
                <w:szCs w:val="16"/>
              </w:rPr>
            </w:pPr>
            <w:r w:rsidRPr="003F4413">
              <w:rPr>
                <w:rFonts w:eastAsia="Times New Roman" w:cs="Courier New"/>
                <w:color w:val="000000"/>
                <w:sz w:val="16"/>
                <w:szCs w:val="16"/>
              </w:rPr>
              <w:t>[[</w:t>
            </w:r>
            <w:proofErr w:type="gramStart"/>
            <w:r w:rsidRPr="003F4413">
              <w:rPr>
                <w:rFonts w:eastAsia="Times New Roman" w:cs="Courier New"/>
                <w:color w:val="000000"/>
                <w:sz w:val="16"/>
                <w:szCs w:val="16"/>
              </w:rPr>
              <w:t>23  8</w:t>
            </w:r>
            <w:proofErr w:type="gramEnd"/>
            <w:r w:rsidRPr="003F4413">
              <w:rPr>
                <w:rFonts w:eastAsia="Times New Roman" w:cs="Courier New"/>
                <w:color w:val="000000"/>
                <w:sz w:val="16"/>
                <w:szCs w:val="16"/>
              </w:rPr>
              <w:t>]</w:t>
            </w:r>
          </w:p>
        </w:tc>
        <w:tc>
          <w:tcPr>
            <w:tcW w:w="1080" w:type="dxa"/>
            <w:vAlign w:val="bottom"/>
          </w:tcPr>
          <w:p w14:paraId="544C7B69" w14:textId="51398A1C" w:rsidR="00294963" w:rsidRPr="003F4413" w:rsidRDefault="00294963" w:rsidP="003C0F8F">
            <w:pPr>
              <w:ind w:firstLine="0"/>
              <w:rPr>
                <w:sz w:val="16"/>
                <w:szCs w:val="16"/>
              </w:rPr>
            </w:pPr>
            <w:r w:rsidRPr="003F4413">
              <w:rPr>
                <w:rFonts w:eastAsia="Times New Roman" w:cs="Courier New"/>
                <w:color w:val="000000"/>
                <w:sz w:val="16"/>
                <w:szCs w:val="16"/>
              </w:rPr>
              <w:t>0.573770492</w:t>
            </w:r>
          </w:p>
        </w:tc>
      </w:tr>
      <w:tr w:rsidR="00294963" w14:paraId="455F28E7" w14:textId="77777777" w:rsidTr="005F7735">
        <w:tc>
          <w:tcPr>
            <w:tcW w:w="1188" w:type="dxa"/>
            <w:vAlign w:val="bottom"/>
          </w:tcPr>
          <w:p w14:paraId="1E0CEF0A" w14:textId="77777777" w:rsidR="00294963" w:rsidRPr="003F4413" w:rsidRDefault="00294963" w:rsidP="003C0F8F">
            <w:pPr>
              <w:ind w:firstLine="0"/>
              <w:rPr>
                <w:sz w:val="16"/>
                <w:szCs w:val="16"/>
              </w:rPr>
            </w:pPr>
          </w:p>
        </w:tc>
        <w:tc>
          <w:tcPr>
            <w:tcW w:w="900" w:type="dxa"/>
            <w:vAlign w:val="bottom"/>
          </w:tcPr>
          <w:p w14:paraId="713B25A7" w14:textId="4B5D0DC8" w:rsidR="00294963" w:rsidRPr="003F4413" w:rsidRDefault="00294963" w:rsidP="003F4413">
            <w:pPr>
              <w:ind w:firstLine="0"/>
              <w:jc w:val="right"/>
              <w:rPr>
                <w:sz w:val="16"/>
                <w:szCs w:val="16"/>
              </w:rPr>
            </w:pPr>
            <w:r w:rsidRPr="003F4413">
              <w:rPr>
                <w:rFonts w:eastAsia="Times New Roman" w:cs="Courier New"/>
                <w:color w:val="000000"/>
                <w:sz w:val="16"/>
                <w:szCs w:val="16"/>
              </w:rPr>
              <w:t>[18 12]]</w:t>
            </w:r>
          </w:p>
        </w:tc>
        <w:tc>
          <w:tcPr>
            <w:tcW w:w="1080" w:type="dxa"/>
            <w:vAlign w:val="bottom"/>
          </w:tcPr>
          <w:p w14:paraId="05205B67" w14:textId="77777777" w:rsidR="00294963" w:rsidRPr="003F4413" w:rsidRDefault="00294963" w:rsidP="003C0F8F">
            <w:pPr>
              <w:ind w:firstLine="0"/>
              <w:rPr>
                <w:sz w:val="16"/>
                <w:szCs w:val="16"/>
              </w:rPr>
            </w:pPr>
          </w:p>
        </w:tc>
      </w:tr>
      <w:tr w:rsidR="00294963" w14:paraId="1BDD1940" w14:textId="77777777" w:rsidTr="005F7735">
        <w:tc>
          <w:tcPr>
            <w:tcW w:w="1188" w:type="dxa"/>
            <w:vAlign w:val="bottom"/>
          </w:tcPr>
          <w:p w14:paraId="6EB0FF61" w14:textId="6461A7E8" w:rsidR="00294963" w:rsidRPr="003F4413" w:rsidRDefault="00294963" w:rsidP="003C0F8F">
            <w:pPr>
              <w:ind w:firstLine="0"/>
              <w:rPr>
                <w:sz w:val="16"/>
                <w:szCs w:val="16"/>
              </w:rPr>
            </w:pPr>
            <w:r w:rsidRPr="003F4413">
              <w:rPr>
                <w:rFonts w:eastAsia="Times New Roman"/>
                <w:color w:val="000000"/>
                <w:sz w:val="16"/>
                <w:szCs w:val="16"/>
              </w:rPr>
              <w:t>Log. Reg</w:t>
            </w:r>
          </w:p>
        </w:tc>
        <w:tc>
          <w:tcPr>
            <w:tcW w:w="900" w:type="dxa"/>
            <w:vAlign w:val="bottom"/>
          </w:tcPr>
          <w:p w14:paraId="174227CC" w14:textId="1160FE10" w:rsidR="00294963" w:rsidRPr="003F4413" w:rsidRDefault="00294963" w:rsidP="003F4413">
            <w:pPr>
              <w:ind w:firstLine="0"/>
              <w:jc w:val="right"/>
              <w:rPr>
                <w:sz w:val="16"/>
                <w:szCs w:val="16"/>
              </w:rPr>
            </w:pPr>
            <w:r w:rsidRPr="003F4413">
              <w:rPr>
                <w:rFonts w:eastAsia="Times New Roman" w:cs="Courier New"/>
                <w:color w:val="000000"/>
                <w:sz w:val="16"/>
                <w:szCs w:val="16"/>
              </w:rPr>
              <w:t>[[3 3]</w:t>
            </w:r>
          </w:p>
        </w:tc>
        <w:tc>
          <w:tcPr>
            <w:tcW w:w="1080" w:type="dxa"/>
            <w:vAlign w:val="bottom"/>
          </w:tcPr>
          <w:p w14:paraId="5FFD84D0" w14:textId="70F7400B" w:rsidR="00294963" w:rsidRPr="003F4413" w:rsidRDefault="00294963" w:rsidP="003C0F8F">
            <w:pPr>
              <w:ind w:firstLine="0"/>
              <w:rPr>
                <w:sz w:val="16"/>
                <w:szCs w:val="16"/>
              </w:rPr>
            </w:pPr>
            <w:r w:rsidRPr="003F4413">
              <w:rPr>
                <w:rFonts w:eastAsia="Times New Roman" w:cs="Courier New"/>
                <w:color w:val="000000"/>
                <w:sz w:val="16"/>
                <w:szCs w:val="16"/>
              </w:rPr>
              <w:t>0.625</w:t>
            </w:r>
          </w:p>
        </w:tc>
      </w:tr>
      <w:tr w:rsidR="00294963" w14:paraId="5179E89C" w14:textId="77777777" w:rsidTr="005F7735">
        <w:tc>
          <w:tcPr>
            <w:tcW w:w="1188" w:type="dxa"/>
            <w:vAlign w:val="bottom"/>
          </w:tcPr>
          <w:p w14:paraId="0C1E5F21" w14:textId="77777777" w:rsidR="00294963" w:rsidRPr="003F4413" w:rsidRDefault="00294963" w:rsidP="003C0F8F">
            <w:pPr>
              <w:ind w:firstLine="0"/>
              <w:rPr>
                <w:sz w:val="16"/>
                <w:szCs w:val="16"/>
              </w:rPr>
            </w:pPr>
          </w:p>
        </w:tc>
        <w:tc>
          <w:tcPr>
            <w:tcW w:w="900" w:type="dxa"/>
            <w:vAlign w:val="bottom"/>
          </w:tcPr>
          <w:p w14:paraId="04343548" w14:textId="4BE68294" w:rsidR="00294963" w:rsidRPr="003F4413" w:rsidRDefault="00294963" w:rsidP="003F4413">
            <w:pPr>
              <w:ind w:firstLine="0"/>
              <w:jc w:val="right"/>
              <w:rPr>
                <w:sz w:val="16"/>
                <w:szCs w:val="16"/>
              </w:rPr>
            </w:pPr>
            <w:r w:rsidRPr="003F4413">
              <w:rPr>
                <w:rFonts w:eastAsia="Times New Roman" w:cs="Courier New"/>
                <w:color w:val="000000"/>
                <w:sz w:val="16"/>
                <w:szCs w:val="16"/>
              </w:rPr>
              <w:t>[3 7]]</w:t>
            </w:r>
          </w:p>
        </w:tc>
        <w:tc>
          <w:tcPr>
            <w:tcW w:w="1080" w:type="dxa"/>
            <w:vAlign w:val="bottom"/>
          </w:tcPr>
          <w:p w14:paraId="61ECB8C9" w14:textId="77777777" w:rsidR="00294963" w:rsidRPr="003F4413" w:rsidRDefault="00294963" w:rsidP="003C0F8F">
            <w:pPr>
              <w:ind w:firstLine="0"/>
              <w:rPr>
                <w:sz w:val="16"/>
                <w:szCs w:val="16"/>
              </w:rPr>
            </w:pPr>
          </w:p>
        </w:tc>
      </w:tr>
      <w:tr w:rsidR="00294963" w14:paraId="067B065C" w14:textId="77777777" w:rsidTr="005F7735">
        <w:tc>
          <w:tcPr>
            <w:tcW w:w="1188" w:type="dxa"/>
            <w:vAlign w:val="bottom"/>
          </w:tcPr>
          <w:p w14:paraId="4CDD9099" w14:textId="7A279AF7" w:rsidR="00294963" w:rsidRPr="003F4413" w:rsidRDefault="00294963" w:rsidP="003C0F8F">
            <w:pPr>
              <w:ind w:firstLine="0"/>
              <w:rPr>
                <w:sz w:val="16"/>
                <w:szCs w:val="16"/>
              </w:rPr>
            </w:pPr>
            <w:proofErr w:type="spellStart"/>
            <w:r w:rsidRPr="003F4413">
              <w:rPr>
                <w:rFonts w:eastAsia="Times New Roman"/>
                <w:color w:val="000000"/>
                <w:sz w:val="16"/>
                <w:szCs w:val="16"/>
              </w:rPr>
              <w:t>R.Forest</w:t>
            </w:r>
            <w:proofErr w:type="spellEnd"/>
            <w:r w:rsidRPr="003F4413">
              <w:rPr>
                <w:rFonts w:eastAsia="Times New Roman"/>
                <w:color w:val="000000"/>
                <w:sz w:val="16"/>
                <w:szCs w:val="16"/>
              </w:rPr>
              <w:t xml:space="preserve"> Test</w:t>
            </w:r>
          </w:p>
        </w:tc>
        <w:tc>
          <w:tcPr>
            <w:tcW w:w="900" w:type="dxa"/>
            <w:vAlign w:val="bottom"/>
          </w:tcPr>
          <w:p w14:paraId="6B0114F2" w14:textId="71FFA15E" w:rsidR="00294963" w:rsidRPr="003F4413" w:rsidRDefault="00294963" w:rsidP="003F4413">
            <w:pPr>
              <w:ind w:firstLine="0"/>
              <w:jc w:val="right"/>
              <w:rPr>
                <w:sz w:val="16"/>
                <w:szCs w:val="16"/>
              </w:rPr>
            </w:pPr>
            <w:r w:rsidRPr="003F4413">
              <w:rPr>
                <w:rFonts w:eastAsia="Times New Roman" w:cs="Courier New"/>
                <w:color w:val="000000"/>
                <w:sz w:val="16"/>
                <w:szCs w:val="16"/>
              </w:rPr>
              <w:t>[[19 12]</w:t>
            </w:r>
          </w:p>
        </w:tc>
        <w:tc>
          <w:tcPr>
            <w:tcW w:w="1080" w:type="dxa"/>
            <w:vAlign w:val="bottom"/>
          </w:tcPr>
          <w:p w14:paraId="238D802D" w14:textId="52A56294" w:rsidR="00294963" w:rsidRPr="003F4413" w:rsidRDefault="00294963" w:rsidP="003C0F8F">
            <w:pPr>
              <w:ind w:firstLine="0"/>
              <w:rPr>
                <w:sz w:val="16"/>
                <w:szCs w:val="16"/>
              </w:rPr>
            </w:pPr>
            <w:r w:rsidRPr="003F4413">
              <w:rPr>
                <w:rFonts w:eastAsia="Times New Roman" w:cs="Courier New"/>
                <w:color w:val="000000"/>
                <w:sz w:val="16"/>
                <w:szCs w:val="16"/>
              </w:rPr>
              <w:t>0.639344262</w:t>
            </w:r>
          </w:p>
        </w:tc>
      </w:tr>
      <w:tr w:rsidR="00294963" w14:paraId="66062410" w14:textId="77777777" w:rsidTr="005F7735">
        <w:tc>
          <w:tcPr>
            <w:tcW w:w="1188" w:type="dxa"/>
            <w:vAlign w:val="bottom"/>
          </w:tcPr>
          <w:p w14:paraId="38AF99E4" w14:textId="77777777" w:rsidR="00294963" w:rsidRPr="003F4413" w:rsidRDefault="00294963" w:rsidP="003C0F8F">
            <w:pPr>
              <w:ind w:firstLine="0"/>
              <w:rPr>
                <w:sz w:val="16"/>
                <w:szCs w:val="16"/>
              </w:rPr>
            </w:pPr>
          </w:p>
        </w:tc>
        <w:tc>
          <w:tcPr>
            <w:tcW w:w="900" w:type="dxa"/>
            <w:vAlign w:val="bottom"/>
          </w:tcPr>
          <w:p w14:paraId="43AF8895" w14:textId="46467B88" w:rsidR="00294963" w:rsidRPr="003F4413" w:rsidRDefault="00294963" w:rsidP="003F4413">
            <w:pPr>
              <w:ind w:firstLine="0"/>
              <w:jc w:val="right"/>
              <w:rPr>
                <w:sz w:val="16"/>
                <w:szCs w:val="16"/>
              </w:rPr>
            </w:pPr>
            <w:r w:rsidRPr="003F4413">
              <w:rPr>
                <w:rFonts w:eastAsia="Times New Roman" w:cs="Courier New"/>
                <w:color w:val="000000"/>
                <w:sz w:val="16"/>
                <w:szCs w:val="16"/>
              </w:rPr>
              <w:t>[10 20]]</w:t>
            </w:r>
          </w:p>
        </w:tc>
        <w:tc>
          <w:tcPr>
            <w:tcW w:w="1080" w:type="dxa"/>
            <w:vAlign w:val="bottom"/>
          </w:tcPr>
          <w:p w14:paraId="4017A448" w14:textId="77777777" w:rsidR="00294963" w:rsidRPr="003F4413" w:rsidRDefault="00294963" w:rsidP="003C0F8F">
            <w:pPr>
              <w:ind w:firstLine="0"/>
              <w:rPr>
                <w:sz w:val="16"/>
                <w:szCs w:val="16"/>
              </w:rPr>
            </w:pPr>
          </w:p>
        </w:tc>
      </w:tr>
      <w:tr w:rsidR="00294963" w14:paraId="702FD6BA" w14:textId="77777777" w:rsidTr="005F7735">
        <w:tc>
          <w:tcPr>
            <w:tcW w:w="1188" w:type="dxa"/>
            <w:vAlign w:val="bottom"/>
          </w:tcPr>
          <w:p w14:paraId="14A265B6" w14:textId="53DCE4F3" w:rsidR="00294963" w:rsidRPr="003F4413" w:rsidRDefault="003F4413" w:rsidP="003C0F8F">
            <w:pPr>
              <w:ind w:firstLine="0"/>
              <w:rPr>
                <w:sz w:val="16"/>
                <w:szCs w:val="16"/>
              </w:rPr>
            </w:pPr>
            <w:proofErr w:type="spellStart"/>
            <w:r>
              <w:rPr>
                <w:rFonts w:eastAsia="Times New Roman"/>
                <w:color w:val="000000"/>
                <w:sz w:val="16"/>
                <w:szCs w:val="16"/>
              </w:rPr>
              <w:t>R.</w:t>
            </w:r>
            <w:r w:rsidR="00294963" w:rsidRPr="003F4413">
              <w:rPr>
                <w:rFonts w:eastAsia="Times New Roman"/>
                <w:color w:val="000000"/>
                <w:sz w:val="16"/>
                <w:szCs w:val="16"/>
              </w:rPr>
              <w:t>Forest</w:t>
            </w:r>
            <w:proofErr w:type="spellEnd"/>
            <w:r w:rsidR="00294963" w:rsidRPr="003F4413">
              <w:rPr>
                <w:rFonts w:eastAsia="Times New Roman"/>
                <w:color w:val="000000"/>
                <w:sz w:val="16"/>
                <w:szCs w:val="16"/>
              </w:rPr>
              <w:t xml:space="preserve"> Train</w:t>
            </w:r>
          </w:p>
        </w:tc>
        <w:tc>
          <w:tcPr>
            <w:tcW w:w="900" w:type="dxa"/>
            <w:vAlign w:val="bottom"/>
          </w:tcPr>
          <w:p w14:paraId="3524C02C" w14:textId="020B93C6" w:rsidR="00294963" w:rsidRPr="003F4413" w:rsidRDefault="00294963" w:rsidP="003F4413">
            <w:pPr>
              <w:ind w:firstLine="0"/>
              <w:jc w:val="right"/>
              <w:rPr>
                <w:sz w:val="16"/>
                <w:szCs w:val="16"/>
              </w:rPr>
            </w:pPr>
            <w:r w:rsidRPr="003F4413">
              <w:rPr>
                <w:rFonts w:eastAsia="Times New Roman" w:cs="Courier New"/>
                <w:color w:val="000000"/>
                <w:sz w:val="16"/>
                <w:szCs w:val="16"/>
              </w:rPr>
              <w:t>[[19 12]</w:t>
            </w:r>
          </w:p>
        </w:tc>
        <w:tc>
          <w:tcPr>
            <w:tcW w:w="1080" w:type="dxa"/>
            <w:vAlign w:val="bottom"/>
          </w:tcPr>
          <w:p w14:paraId="5DED35A5" w14:textId="18BF43DF" w:rsidR="00294963" w:rsidRPr="00DF4064" w:rsidRDefault="00294963" w:rsidP="003C0F8F">
            <w:pPr>
              <w:ind w:firstLine="0"/>
              <w:rPr>
                <w:b/>
                <w:sz w:val="16"/>
                <w:szCs w:val="16"/>
              </w:rPr>
            </w:pPr>
            <w:r w:rsidRPr="00DF4064">
              <w:rPr>
                <w:rFonts w:eastAsia="Times New Roman" w:cs="Courier New"/>
                <w:b/>
                <w:color w:val="000000"/>
                <w:sz w:val="16"/>
                <w:szCs w:val="16"/>
              </w:rPr>
              <w:t>0.672131148</w:t>
            </w:r>
          </w:p>
        </w:tc>
      </w:tr>
      <w:tr w:rsidR="00294963" w14:paraId="5F563D71" w14:textId="77777777" w:rsidTr="005F7735">
        <w:tc>
          <w:tcPr>
            <w:tcW w:w="1188" w:type="dxa"/>
            <w:vAlign w:val="bottom"/>
          </w:tcPr>
          <w:p w14:paraId="764D8AF6" w14:textId="77777777" w:rsidR="00294963" w:rsidRPr="003F4413" w:rsidRDefault="00294963" w:rsidP="003C0F8F">
            <w:pPr>
              <w:ind w:firstLine="0"/>
              <w:rPr>
                <w:sz w:val="16"/>
                <w:szCs w:val="16"/>
              </w:rPr>
            </w:pPr>
          </w:p>
        </w:tc>
        <w:tc>
          <w:tcPr>
            <w:tcW w:w="900" w:type="dxa"/>
            <w:vAlign w:val="bottom"/>
          </w:tcPr>
          <w:p w14:paraId="17D90711" w14:textId="652C4832" w:rsidR="00294963" w:rsidRPr="003F4413" w:rsidRDefault="00294963" w:rsidP="003F4413">
            <w:pPr>
              <w:ind w:firstLine="0"/>
              <w:jc w:val="right"/>
              <w:rPr>
                <w:sz w:val="16"/>
                <w:szCs w:val="16"/>
              </w:rPr>
            </w:pPr>
            <w:r w:rsidRPr="003F4413">
              <w:rPr>
                <w:rFonts w:eastAsia="Times New Roman" w:cs="Courier New"/>
                <w:color w:val="000000"/>
                <w:sz w:val="16"/>
                <w:szCs w:val="16"/>
              </w:rPr>
              <w:t>[ 8 22]]</w:t>
            </w:r>
          </w:p>
        </w:tc>
        <w:tc>
          <w:tcPr>
            <w:tcW w:w="1080" w:type="dxa"/>
            <w:vAlign w:val="bottom"/>
          </w:tcPr>
          <w:p w14:paraId="7BF0C8DA" w14:textId="77777777" w:rsidR="00294963" w:rsidRPr="003F4413" w:rsidRDefault="00294963" w:rsidP="003C0F8F">
            <w:pPr>
              <w:ind w:firstLine="0"/>
              <w:rPr>
                <w:sz w:val="16"/>
                <w:szCs w:val="16"/>
              </w:rPr>
            </w:pPr>
          </w:p>
        </w:tc>
      </w:tr>
    </w:tbl>
    <w:p w14:paraId="7A2F5712" w14:textId="77777777" w:rsidR="00863301" w:rsidRDefault="00863301" w:rsidP="003C0F8F">
      <w:pPr>
        <w:ind w:firstLine="0"/>
      </w:pPr>
    </w:p>
    <w:tbl>
      <w:tblPr>
        <w:tblStyle w:val="TableGrid"/>
        <w:tblW w:w="0" w:type="auto"/>
        <w:tblLayout w:type="fixed"/>
        <w:tblLook w:val="04A0" w:firstRow="1" w:lastRow="0" w:firstColumn="1" w:lastColumn="0" w:noHBand="0" w:noVBand="1"/>
      </w:tblPr>
      <w:tblGrid>
        <w:gridCol w:w="1188"/>
        <w:gridCol w:w="900"/>
        <w:gridCol w:w="1080"/>
      </w:tblGrid>
      <w:tr w:rsidR="005F7735" w:rsidRPr="003F4413" w14:paraId="2C3B91DF" w14:textId="77777777" w:rsidTr="00863301">
        <w:trPr>
          <w:trHeight w:val="561"/>
        </w:trPr>
        <w:tc>
          <w:tcPr>
            <w:tcW w:w="3168" w:type="dxa"/>
            <w:gridSpan w:val="3"/>
            <w:shd w:val="clear" w:color="auto" w:fill="D9D9D9" w:themeFill="background1" w:themeFillShade="D9"/>
            <w:vAlign w:val="bottom"/>
          </w:tcPr>
          <w:p w14:paraId="085E7F05" w14:textId="3D463EF5" w:rsidR="005F7735" w:rsidRPr="005F7735" w:rsidRDefault="005F7735" w:rsidP="005F7735">
            <w:pPr>
              <w:ind w:firstLine="0"/>
              <w:jc w:val="center"/>
              <w:rPr>
                <w:b/>
                <w:sz w:val="16"/>
                <w:szCs w:val="16"/>
              </w:rPr>
            </w:pPr>
            <w:r w:rsidRPr="005F7735">
              <w:rPr>
                <w:rFonts w:eastAsia="Times New Roman"/>
                <w:b/>
                <w:color w:val="000000"/>
                <w:sz w:val="16"/>
                <w:szCs w:val="16"/>
              </w:rPr>
              <w:t>NO CURB RAMP</w:t>
            </w:r>
          </w:p>
        </w:tc>
      </w:tr>
      <w:tr w:rsidR="005F7735" w:rsidRPr="003F4413" w14:paraId="154DC0F6" w14:textId="77777777" w:rsidTr="005F7735">
        <w:tc>
          <w:tcPr>
            <w:tcW w:w="1188" w:type="dxa"/>
            <w:vAlign w:val="bottom"/>
          </w:tcPr>
          <w:p w14:paraId="0457F48D" w14:textId="77777777" w:rsidR="005F7735" w:rsidRPr="003F4413" w:rsidRDefault="005F7735" w:rsidP="005F7735">
            <w:pPr>
              <w:ind w:firstLine="0"/>
              <w:rPr>
                <w:sz w:val="16"/>
                <w:szCs w:val="16"/>
              </w:rPr>
            </w:pPr>
            <w:r>
              <w:rPr>
                <w:sz w:val="16"/>
                <w:szCs w:val="16"/>
              </w:rPr>
              <w:t xml:space="preserve"> </w:t>
            </w:r>
          </w:p>
        </w:tc>
        <w:tc>
          <w:tcPr>
            <w:tcW w:w="900" w:type="dxa"/>
            <w:vAlign w:val="bottom"/>
          </w:tcPr>
          <w:p w14:paraId="3D4D8536" w14:textId="77777777" w:rsidR="005F7735" w:rsidRDefault="005F7735" w:rsidP="005F7735">
            <w:pPr>
              <w:ind w:right="-141" w:firstLine="0"/>
              <w:rPr>
                <w:rFonts w:eastAsia="Times New Roman"/>
                <w:color w:val="000000"/>
                <w:sz w:val="16"/>
                <w:szCs w:val="16"/>
              </w:rPr>
            </w:pPr>
            <w:r w:rsidRPr="003F4413">
              <w:rPr>
                <w:rFonts w:eastAsia="Times New Roman"/>
                <w:color w:val="000000"/>
                <w:sz w:val="16"/>
                <w:szCs w:val="16"/>
              </w:rPr>
              <w:t xml:space="preserve">Confusion </w:t>
            </w:r>
          </w:p>
          <w:p w14:paraId="61FC471A" w14:textId="77777777" w:rsidR="005F7735" w:rsidRPr="003F4413" w:rsidRDefault="005F7735" w:rsidP="005F7735">
            <w:pPr>
              <w:ind w:right="-141" w:firstLine="0"/>
              <w:rPr>
                <w:sz w:val="16"/>
                <w:szCs w:val="16"/>
              </w:rPr>
            </w:pPr>
            <w:proofErr w:type="spellStart"/>
            <w:r w:rsidRPr="003F4413">
              <w:rPr>
                <w:rFonts w:eastAsia="Times New Roman"/>
                <w:color w:val="000000"/>
                <w:sz w:val="16"/>
                <w:szCs w:val="16"/>
              </w:rPr>
              <w:t>Matricies</w:t>
            </w:r>
            <w:proofErr w:type="spellEnd"/>
          </w:p>
        </w:tc>
        <w:tc>
          <w:tcPr>
            <w:tcW w:w="1080" w:type="dxa"/>
            <w:vAlign w:val="bottom"/>
          </w:tcPr>
          <w:p w14:paraId="26408C29" w14:textId="77777777" w:rsidR="005F7735" w:rsidRPr="003F4413" w:rsidRDefault="005F7735" w:rsidP="005F7735">
            <w:pPr>
              <w:ind w:firstLine="0"/>
              <w:rPr>
                <w:sz w:val="16"/>
                <w:szCs w:val="16"/>
              </w:rPr>
            </w:pPr>
            <w:r w:rsidRPr="003F4413">
              <w:rPr>
                <w:rFonts w:eastAsia="Times New Roman"/>
                <w:color w:val="000000"/>
                <w:sz w:val="16"/>
                <w:szCs w:val="16"/>
              </w:rPr>
              <w:t>Accuracy</w:t>
            </w:r>
          </w:p>
        </w:tc>
      </w:tr>
      <w:tr w:rsidR="005F7735" w:rsidRPr="003F4413" w14:paraId="45441F3F" w14:textId="77777777" w:rsidTr="005F7735">
        <w:tc>
          <w:tcPr>
            <w:tcW w:w="1188" w:type="dxa"/>
            <w:vAlign w:val="bottom"/>
          </w:tcPr>
          <w:p w14:paraId="62F05C74" w14:textId="77777777" w:rsidR="005F7735" w:rsidRPr="003F4413" w:rsidRDefault="005F7735" w:rsidP="005F7735">
            <w:pPr>
              <w:ind w:firstLine="0"/>
              <w:rPr>
                <w:sz w:val="16"/>
                <w:szCs w:val="16"/>
              </w:rPr>
            </w:pPr>
          </w:p>
        </w:tc>
        <w:tc>
          <w:tcPr>
            <w:tcW w:w="900" w:type="dxa"/>
            <w:vAlign w:val="bottom"/>
          </w:tcPr>
          <w:p w14:paraId="3A17CC19" w14:textId="77777777" w:rsidR="005F7735" w:rsidRPr="003F4413" w:rsidRDefault="005F7735" w:rsidP="005F7735">
            <w:pPr>
              <w:ind w:firstLine="0"/>
              <w:rPr>
                <w:sz w:val="16"/>
                <w:szCs w:val="16"/>
              </w:rPr>
            </w:pPr>
          </w:p>
        </w:tc>
        <w:tc>
          <w:tcPr>
            <w:tcW w:w="1080" w:type="dxa"/>
            <w:vAlign w:val="bottom"/>
          </w:tcPr>
          <w:p w14:paraId="3DFD9B85" w14:textId="77777777" w:rsidR="005F7735" w:rsidRPr="003F4413" w:rsidRDefault="005F7735" w:rsidP="005F7735">
            <w:pPr>
              <w:ind w:firstLine="0"/>
              <w:rPr>
                <w:sz w:val="16"/>
                <w:szCs w:val="16"/>
              </w:rPr>
            </w:pPr>
          </w:p>
        </w:tc>
      </w:tr>
      <w:tr w:rsidR="005F7735" w:rsidRPr="003F4413" w14:paraId="17172A35" w14:textId="77777777" w:rsidTr="005F7735">
        <w:tc>
          <w:tcPr>
            <w:tcW w:w="1188" w:type="dxa"/>
            <w:vAlign w:val="bottom"/>
          </w:tcPr>
          <w:p w14:paraId="616F9D3C" w14:textId="111810B4" w:rsidR="005F7735" w:rsidRPr="003F4413" w:rsidRDefault="005F7735" w:rsidP="005F7735">
            <w:pPr>
              <w:ind w:firstLine="0"/>
              <w:rPr>
                <w:sz w:val="16"/>
                <w:szCs w:val="16"/>
              </w:rPr>
            </w:pPr>
            <w:proofErr w:type="spellStart"/>
            <w:r w:rsidRPr="005F7735">
              <w:rPr>
                <w:sz w:val="16"/>
                <w:szCs w:val="16"/>
              </w:rPr>
              <w:lastRenderedPageBreak/>
              <w:t>R.Forest</w:t>
            </w:r>
            <w:proofErr w:type="spellEnd"/>
            <w:r w:rsidRPr="005F7735">
              <w:rPr>
                <w:sz w:val="16"/>
                <w:szCs w:val="16"/>
              </w:rPr>
              <w:t xml:space="preserve"> Test</w:t>
            </w:r>
          </w:p>
        </w:tc>
        <w:tc>
          <w:tcPr>
            <w:tcW w:w="900" w:type="dxa"/>
            <w:vAlign w:val="bottom"/>
          </w:tcPr>
          <w:p w14:paraId="11EFEF7A" w14:textId="7A55D384" w:rsidR="005F7735" w:rsidRPr="003F4413" w:rsidRDefault="005F7735" w:rsidP="005F7735">
            <w:pPr>
              <w:ind w:firstLine="0"/>
              <w:jc w:val="right"/>
              <w:rPr>
                <w:sz w:val="16"/>
                <w:szCs w:val="16"/>
              </w:rPr>
            </w:pPr>
            <w:r w:rsidRPr="005F7735">
              <w:rPr>
                <w:sz w:val="16"/>
                <w:szCs w:val="16"/>
              </w:rPr>
              <w:t>[[19 11]</w:t>
            </w:r>
          </w:p>
        </w:tc>
        <w:tc>
          <w:tcPr>
            <w:tcW w:w="1080" w:type="dxa"/>
            <w:vAlign w:val="bottom"/>
          </w:tcPr>
          <w:p w14:paraId="3CC2C548" w14:textId="2C6A70F8" w:rsidR="005F7735" w:rsidRPr="003F4413" w:rsidRDefault="005F7735" w:rsidP="005F7735">
            <w:pPr>
              <w:ind w:firstLine="0"/>
              <w:rPr>
                <w:sz w:val="16"/>
                <w:szCs w:val="16"/>
              </w:rPr>
            </w:pPr>
            <w:r w:rsidRPr="005F7735">
              <w:rPr>
                <w:sz w:val="16"/>
                <w:szCs w:val="16"/>
              </w:rPr>
              <w:t>0.590163934</w:t>
            </w:r>
          </w:p>
        </w:tc>
      </w:tr>
      <w:tr w:rsidR="005F7735" w:rsidRPr="003F4413" w14:paraId="1D82E69E" w14:textId="77777777" w:rsidTr="005F7735">
        <w:tc>
          <w:tcPr>
            <w:tcW w:w="1188" w:type="dxa"/>
            <w:vAlign w:val="bottom"/>
          </w:tcPr>
          <w:p w14:paraId="6EBAFEEE" w14:textId="77777777" w:rsidR="005F7735" w:rsidRPr="003F4413" w:rsidRDefault="005F7735" w:rsidP="005F7735">
            <w:pPr>
              <w:ind w:firstLine="0"/>
              <w:rPr>
                <w:sz w:val="16"/>
                <w:szCs w:val="16"/>
              </w:rPr>
            </w:pPr>
          </w:p>
        </w:tc>
        <w:tc>
          <w:tcPr>
            <w:tcW w:w="900" w:type="dxa"/>
            <w:vAlign w:val="bottom"/>
          </w:tcPr>
          <w:p w14:paraId="16D2DBD6" w14:textId="6C26D3F8" w:rsidR="005F7735" w:rsidRPr="003F4413" w:rsidRDefault="005F7735" w:rsidP="005F7735">
            <w:pPr>
              <w:ind w:firstLine="0"/>
              <w:jc w:val="right"/>
              <w:rPr>
                <w:sz w:val="16"/>
                <w:szCs w:val="16"/>
              </w:rPr>
            </w:pPr>
            <w:r w:rsidRPr="005F7735">
              <w:rPr>
                <w:sz w:val="16"/>
                <w:szCs w:val="16"/>
              </w:rPr>
              <w:t xml:space="preserve"> [14 17]]</w:t>
            </w:r>
          </w:p>
        </w:tc>
        <w:tc>
          <w:tcPr>
            <w:tcW w:w="1080" w:type="dxa"/>
            <w:vAlign w:val="bottom"/>
          </w:tcPr>
          <w:p w14:paraId="32485F75" w14:textId="77777777" w:rsidR="005F7735" w:rsidRPr="003F4413" w:rsidRDefault="005F7735" w:rsidP="005F7735">
            <w:pPr>
              <w:ind w:firstLine="0"/>
              <w:rPr>
                <w:sz w:val="16"/>
                <w:szCs w:val="16"/>
              </w:rPr>
            </w:pPr>
          </w:p>
        </w:tc>
      </w:tr>
      <w:tr w:rsidR="005F7735" w:rsidRPr="003F4413" w14:paraId="6A2640D0" w14:textId="77777777" w:rsidTr="005F7735">
        <w:tc>
          <w:tcPr>
            <w:tcW w:w="1188" w:type="dxa"/>
            <w:vAlign w:val="bottom"/>
          </w:tcPr>
          <w:p w14:paraId="41D61071" w14:textId="0F44E79F" w:rsidR="005F7735" w:rsidRPr="003F4413" w:rsidRDefault="005F7735" w:rsidP="005F7735">
            <w:pPr>
              <w:ind w:firstLine="0"/>
              <w:rPr>
                <w:sz w:val="16"/>
                <w:szCs w:val="16"/>
              </w:rPr>
            </w:pPr>
            <w:proofErr w:type="spellStart"/>
            <w:r>
              <w:rPr>
                <w:sz w:val="16"/>
                <w:szCs w:val="16"/>
              </w:rPr>
              <w:t>R.</w:t>
            </w:r>
            <w:r w:rsidRPr="005F7735">
              <w:rPr>
                <w:sz w:val="16"/>
                <w:szCs w:val="16"/>
              </w:rPr>
              <w:t>Forest</w:t>
            </w:r>
            <w:proofErr w:type="spellEnd"/>
            <w:r w:rsidRPr="005F7735">
              <w:rPr>
                <w:sz w:val="16"/>
                <w:szCs w:val="16"/>
              </w:rPr>
              <w:t xml:space="preserve"> Train</w:t>
            </w:r>
          </w:p>
        </w:tc>
        <w:tc>
          <w:tcPr>
            <w:tcW w:w="900" w:type="dxa"/>
            <w:vAlign w:val="bottom"/>
          </w:tcPr>
          <w:p w14:paraId="4C419F1C" w14:textId="3A08E1FF" w:rsidR="005F7735" w:rsidRPr="003F4413" w:rsidRDefault="005F7735" w:rsidP="005F7735">
            <w:pPr>
              <w:ind w:firstLine="0"/>
              <w:jc w:val="right"/>
              <w:rPr>
                <w:sz w:val="16"/>
                <w:szCs w:val="16"/>
              </w:rPr>
            </w:pPr>
            <w:r w:rsidRPr="005F7735">
              <w:rPr>
                <w:sz w:val="16"/>
                <w:szCs w:val="16"/>
              </w:rPr>
              <w:t>[[</w:t>
            </w:r>
            <w:proofErr w:type="gramStart"/>
            <w:r w:rsidRPr="005F7735">
              <w:rPr>
                <w:sz w:val="16"/>
                <w:szCs w:val="16"/>
              </w:rPr>
              <w:t>21  9</w:t>
            </w:r>
            <w:proofErr w:type="gramEnd"/>
            <w:r w:rsidRPr="005F7735">
              <w:rPr>
                <w:sz w:val="16"/>
                <w:szCs w:val="16"/>
              </w:rPr>
              <w:t>]</w:t>
            </w:r>
          </w:p>
        </w:tc>
        <w:tc>
          <w:tcPr>
            <w:tcW w:w="1080" w:type="dxa"/>
            <w:vAlign w:val="bottom"/>
          </w:tcPr>
          <w:p w14:paraId="0C81C9C5" w14:textId="0CC8CE06" w:rsidR="005F7735" w:rsidRPr="003F4413" w:rsidRDefault="005F7735" w:rsidP="005F7735">
            <w:pPr>
              <w:ind w:firstLine="0"/>
              <w:rPr>
                <w:sz w:val="16"/>
                <w:szCs w:val="16"/>
              </w:rPr>
            </w:pPr>
            <w:r w:rsidRPr="005F7735">
              <w:rPr>
                <w:sz w:val="16"/>
                <w:szCs w:val="16"/>
              </w:rPr>
              <w:t>0.606557377</w:t>
            </w:r>
          </w:p>
        </w:tc>
      </w:tr>
      <w:tr w:rsidR="005F7735" w:rsidRPr="003F4413" w14:paraId="70A28354" w14:textId="77777777" w:rsidTr="005F7735">
        <w:tc>
          <w:tcPr>
            <w:tcW w:w="1188" w:type="dxa"/>
            <w:vAlign w:val="bottom"/>
          </w:tcPr>
          <w:p w14:paraId="589158E2" w14:textId="77777777" w:rsidR="005F7735" w:rsidRPr="003F4413" w:rsidRDefault="005F7735" w:rsidP="005F7735">
            <w:pPr>
              <w:ind w:firstLine="0"/>
              <w:rPr>
                <w:sz w:val="16"/>
                <w:szCs w:val="16"/>
              </w:rPr>
            </w:pPr>
          </w:p>
        </w:tc>
        <w:tc>
          <w:tcPr>
            <w:tcW w:w="900" w:type="dxa"/>
            <w:vAlign w:val="bottom"/>
          </w:tcPr>
          <w:p w14:paraId="5B0BB077" w14:textId="72132B98" w:rsidR="005F7735" w:rsidRPr="003F4413" w:rsidRDefault="005F7735" w:rsidP="005F7735">
            <w:pPr>
              <w:ind w:firstLine="0"/>
              <w:jc w:val="right"/>
              <w:rPr>
                <w:sz w:val="16"/>
                <w:szCs w:val="16"/>
              </w:rPr>
            </w:pPr>
            <w:r w:rsidRPr="005F7735">
              <w:rPr>
                <w:sz w:val="16"/>
                <w:szCs w:val="16"/>
              </w:rPr>
              <w:t xml:space="preserve"> [15 16]]</w:t>
            </w:r>
          </w:p>
        </w:tc>
        <w:tc>
          <w:tcPr>
            <w:tcW w:w="1080" w:type="dxa"/>
            <w:vAlign w:val="bottom"/>
          </w:tcPr>
          <w:p w14:paraId="6A7DA151" w14:textId="77777777" w:rsidR="005F7735" w:rsidRPr="003F4413" w:rsidRDefault="005F7735" w:rsidP="005F7735">
            <w:pPr>
              <w:ind w:firstLine="0"/>
              <w:rPr>
                <w:sz w:val="16"/>
                <w:szCs w:val="16"/>
              </w:rPr>
            </w:pPr>
          </w:p>
        </w:tc>
      </w:tr>
      <w:tr w:rsidR="005F7735" w:rsidRPr="003F4413" w14:paraId="4EF7B1C1" w14:textId="77777777" w:rsidTr="005F7735">
        <w:tc>
          <w:tcPr>
            <w:tcW w:w="1188" w:type="dxa"/>
            <w:vAlign w:val="bottom"/>
          </w:tcPr>
          <w:p w14:paraId="259524BA" w14:textId="1481B2BA" w:rsidR="005F7735" w:rsidRPr="003F4413" w:rsidRDefault="005F7735" w:rsidP="005F7735">
            <w:pPr>
              <w:ind w:firstLine="0"/>
              <w:rPr>
                <w:sz w:val="16"/>
                <w:szCs w:val="16"/>
              </w:rPr>
            </w:pPr>
            <w:r w:rsidRPr="005F7735">
              <w:rPr>
                <w:sz w:val="16"/>
                <w:szCs w:val="16"/>
              </w:rPr>
              <w:t>KNN</w:t>
            </w:r>
          </w:p>
        </w:tc>
        <w:tc>
          <w:tcPr>
            <w:tcW w:w="900" w:type="dxa"/>
            <w:vAlign w:val="bottom"/>
          </w:tcPr>
          <w:p w14:paraId="65AECD1C" w14:textId="26726BD1" w:rsidR="005F7735" w:rsidRPr="003F4413" w:rsidRDefault="005F7735" w:rsidP="005F7735">
            <w:pPr>
              <w:ind w:firstLine="0"/>
              <w:jc w:val="right"/>
              <w:rPr>
                <w:sz w:val="16"/>
                <w:szCs w:val="16"/>
              </w:rPr>
            </w:pPr>
            <w:r w:rsidRPr="005F7735">
              <w:rPr>
                <w:sz w:val="16"/>
                <w:szCs w:val="16"/>
              </w:rPr>
              <w:t>[[</w:t>
            </w:r>
            <w:proofErr w:type="gramStart"/>
            <w:r w:rsidRPr="005F7735">
              <w:rPr>
                <w:sz w:val="16"/>
                <w:szCs w:val="16"/>
              </w:rPr>
              <w:t>26  4</w:t>
            </w:r>
            <w:proofErr w:type="gramEnd"/>
            <w:r w:rsidRPr="005F7735">
              <w:rPr>
                <w:sz w:val="16"/>
                <w:szCs w:val="16"/>
              </w:rPr>
              <w:t>]</w:t>
            </w:r>
          </w:p>
        </w:tc>
        <w:tc>
          <w:tcPr>
            <w:tcW w:w="1080" w:type="dxa"/>
            <w:vAlign w:val="bottom"/>
          </w:tcPr>
          <w:p w14:paraId="7DFF8755" w14:textId="06363556" w:rsidR="005F7735" w:rsidRPr="003F4413" w:rsidRDefault="005F7735" w:rsidP="005F7735">
            <w:pPr>
              <w:ind w:firstLine="0"/>
              <w:rPr>
                <w:sz w:val="16"/>
                <w:szCs w:val="16"/>
              </w:rPr>
            </w:pPr>
            <w:r w:rsidRPr="005F7735">
              <w:rPr>
                <w:sz w:val="16"/>
                <w:szCs w:val="16"/>
              </w:rPr>
              <w:t>0.606557377</w:t>
            </w:r>
          </w:p>
        </w:tc>
      </w:tr>
      <w:tr w:rsidR="005F7735" w:rsidRPr="003F4413" w14:paraId="1B50B716" w14:textId="77777777" w:rsidTr="005F7735">
        <w:tc>
          <w:tcPr>
            <w:tcW w:w="1188" w:type="dxa"/>
            <w:vAlign w:val="bottom"/>
          </w:tcPr>
          <w:p w14:paraId="0F6B05EB" w14:textId="77777777" w:rsidR="005F7735" w:rsidRPr="003F4413" w:rsidRDefault="005F7735" w:rsidP="005F7735">
            <w:pPr>
              <w:ind w:firstLine="0"/>
              <w:rPr>
                <w:sz w:val="16"/>
                <w:szCs w:val="16"/>
              </w:rPr>
            </w:pPr>
          </w:p>
        </w:tc>
        <w:tc>
          <w:tcPr>
            <w:tcW w:w="900" w:type="dxa"/>
            <w:vAlign w:val="bottom"/>
          </w:tcPr>
          <w:p w14:paraId="17CEC2D1" w14:textId="30939D94" w:rsidR="005F7735" w:rsidRPr="003F4413" w:rsidRDefault="005F7735" w:rsidP="005F7735">
            <w:pPr>
              <w:ind w:firstLine="0"/>
              <w:jc w:val="right"/>
              <w:rPr>
                <w:sz w:val="16"/>
                <w:szCs w:val="16"/>
              </w:rPr>
            </w:pPr>
            <w:r w:rsidRPr="005F7735">
              <w:rPr>
                <w:sz w:val="16"/>
                <w:szCs w:val="16"/>
              </w:rPr>
              <w:t xml:space="preserve"> [20 11]]</w:t>
            </w:r>
          </w:p>
        </w:tc>
        <w:tc>
          <w:tcPr>
            <w:tcW w:w="1080" w:type="dxa"/>
            <w:vAlign w:val="bottom"/>
          </w:tcPr>
          <w:p w14:paraId="72149979" w14:textId="77777777" w:rsidR="005F7735" w:rsidRPr="003F4413" w:rsidRDefault="005F7735" w:rsidP="005F7735">
            <w:pPr>
              <w:ind w:firstLine="0"/>
              <w:rPr>
                <w:sz w:val="16"/>
                <w:szCs w:val="16"/>
              </w:rPr>
            </w:pPr>
          </w:p>
        </w:tc>
      </w:tr>
      <w:tr w:rsidR="005F7735" w:rsidRPr="003F4413" w14:paraId="38833636" w14:textId="77777777" w:rsidTr="005F7735">
        <w:tc>
          <w:tcPr>
            <w:tcW w:w="1188" w:type="dxa"/>
            <w:vAlign w:val="bottom"/>
          </w:tcPr>
          <w:p w14:paraId="028C91DA" w14:textId="6821E53C" w:rsidR="005F7735" w:rsidRPr="003F4413" w:rsidRDefault="005F7735" w:rsidP="005F7735">
            <w:pPr>
              <w:ind w:firstLine="0"/>
              <w:rPr>
                <w:sz w:val="16"/>
                <w:szCs w:val="16"/>
              </w:rPr>
            </w:pPr>
            <w:r w:rsidRPr="005F7735">
              <w:rPr>
                <w:sz w:val="16"/>
                <w:szCs w:val="16"/>
              </w:rPr>
              <w:t>Log. Reg</w:t>
            </w:r>
          </w:p>
        </w:tc>
        <w:tc>
          <w:tcPr>
            <w:tcW w:w="900" w:type="dxa"/>
            <w:vAlign w:val="bottom"/>
          </w:tcPr>
          <w:p w14:paraId="65C3F6EA" w14:textId="5524B5F2" w:rsidR="005F7735" w:rsidRPr="003F4413" w:rsidRDefault="005F7735" w:rsidP="005F7735">
            <w:pPr>
              <w:ind w:firstLine="0"/>
              <w:jc w:val="right"/>
              <w:rPr>
                <w:sz w:val="16"/>
                <w:szCs w:val="16"/>
              </w:rPr>
            </w:pPr>
            <w:r w:rsidRPr="005F7735">
              <w:rPr>
                <w:sz w:val="16"/>
                <w:szCs w:val="16"/>
              </w:rPr>
              <w:t>[[3 3]</w:t>
            </w:r>
          </w:p>
        </w:tc>
        <w:tc>
          <w:tcPr>
            <w:tcW w:w="1080" w:type="dxa"/>
            <w:vAlign w:val="bottom"/>
          </w:tcPr>
          <w:p w14:paraId="29E45AFC" w14:textId="4449A938" w:rsidR="005F7735" w:rsidRPr="003F4413" w:rsidRDefault="005F7735" w:rsidP="005F7735">
            <w:pPr>
              <w:ind w:firstLine="0"/>
              <w:rPr>
                <w:sz w:val="16"/>
                <w:szCs w:val="16"/>
              </w:rPr>
            </w:pPr>
            <w:r w:rsidRPr="005F7735">
              <w:rPr>
                <w:sz w:val="16"/>
                <w:szCs w:val="16"/>
              </w:rPr>
              <w:t>0.625</w:t>
            </w:r>
          </w:p>
        </w:tc>
      </w:tr>
      <w:tr w:rsidR="005F7735" w:rsidRPr="003F4413" w14:paraId="4B3E478A" w14:textId="77777777" w:rsidTr="005F7735">
        <w:tc>
          <w:tcPr>
            <w:tcW w:w="1188" w:type="dxa"/>
            <w:vAlign w:val="bottom"/>
          </w:tcPr>
          <w:p w14:paraId="1CC38618" w14:textId="77777777" w:rsidR="005F7735" w:rsidRPr="003F4413" w:rsidRDefault="005F7735" w:rsidP="005F7735">
            <w:pPr>
              <w:ind w:firstLine="0"/>
              <w:rPr>
                <w:sz w:val="16"/>
                <w:szCs w:val="16"/>
              </w:rPr>
            </w:pPr>
          </w:p>
        </w:tc>
        <w:tc>
          <w:tcPr>
            <w:tcW w:w="900" w:type="dxa"/>
            <w:vAlign w:val="bottom"/>
          </w:tcPr>
          <w:p w14:paraId="13FBFD58" w14:textId="2CBA34DB" w:rsidR="005F7735" w:rsidRPr="003F4413" w:rsidRDefault="005F7735" w:rsidP="005F7735">
            <w:pPr>
              <w:ind w:firstLine="0"/>
              <w:jc w:val="right"/>
              <w:rPr>
                <w:sz w:val="16"/>
                <w:szCs w:val="16"/>
              </w:rPr>
            </w:pPr>
            <w:r w:rsidRPr="005F7735">
              <w:rPr>
                <w:sz w:val="16"/>
                <w:szCs w:val="16"/>
              </w:rPr>
              <w:t xml:space="preserve"> [3 7]]</w:t>
            </w:r>
          </w:p>
        </w:tc>
        <w:tc>
          <w:tcPr>
            <w:tcW w:w="1080" w:type="dxa"/>
            <w:vAlign w:val="bottom"/>
          </w:tcPr>
          <w:p w14:paraId="4532DC67" w14:textId="77777777" w:rsidR="005F7735" w:rsidRPr="003F4413" w:rsidRDefault="005F7735" w:rsidP="005F7735">
            <w:pPr>
              <w:ind w:firstLine="0"/>
              <w:rPr>
                <w:sz w:val="16"/>
                <w:szCs w:val="16"/>
              </w:rPr>
            </w:pPr>
          </w:p>
        </w:tc>
      </w:tr>
      <w:tr w:rsidR="005F7735" w:rsidRPr="003F4413" w14:paraId="60189D9D" w14:textId="77777777" w:rsidTr="005F7735">
        <w:tc>
          <w:tcPr>
            <w:tcW w:w="1188" w:type="dxa"/>
            <w:vAlign w:val="bottom"/>
          </w:tcPr>
          <w:p w14:paraId="2F4B5718" w14:textId="083EF9E8" w:rsidR="005F7735" w:rsidRPr="003F4413" w:rsidRDefault="005F7735" w:rsidP="005F7735">
            <w:pPr>
              <w:ind w:firstLine="0"/>
              <w:rPr>
                <w:sz w:val="16"/>
                <w:szCs w:val="16"/>
              </w:rPr>
            </w:pPr>
            <w:proofErr w:type="spellStart"/>
            <w:r>
              <w:rPr>
                <w:sz w:val="16"/>
                <w:szCs w:val="16"/>
              </w:rPr>
              <w:t>R.Forest</w:t>
            </w:r>
            <w:proofErr w:type="spellEnd"/>
            <w:r w:rsidRPr="005F7735">
              <w:rPr>
                <w:sz w:val="16"/>
                <w:szCs w:val="16"/>
              </w:rPr>
              <w:t xml:space="preserve"> (10)</w:t>
            </w:r>
          </w:p>
        </w:tc>
        <w:tc>
          <w:tcPr>
            <w:tcW w:w="900" w:type="dxa"/>
            <w:vAlign w:val="bottom"/>
          </w:tcPr>
          <w:p w14:paraId="78590503" w14:textId="27E1A378" w:rsidR="005F7735" w:rsidRPr="003F4413" w:rsidRDefault="005F7735" w:rsidP="005F7735">
            <w:pPr>
              <w:ind w:firstLine="0"/>
              <w:jc w:val="right"/>
              <w:rPr>
                <w:sz w:val="16"/>
                <w:szCs w:val="16"/>
              </w:rPr>
            </w:pPr>
            <w:r w:rsidRPr="005F7735">
              <w:rPr>
                <w:sz w:val="16"/>
                <w:szCs w:val="16"/>
              </w:rPr>
              <w:t>[[19 11]</w:t>
            </w:r>
          </w:p>
        </w:tc>
        <w:tc>
          <w:tcPr>
            <w:tcW w:w="1080" w:type="dxa"/>
            <w:vAlign w:val="bottom"/>
          </w:tcPr>
          <w:p w14:paraId="0A22475E" w14:textId="099D24F3" w:rsidR="005F7735" w:rsidRPr="003F4413" w:rsidRDefault="005F7735" w:rsidP="005F7735">
            <w:pPr>
              <w:ind w:firstLine="0"/>
              <w:rPr>
                <w:sz w:val="16"/>
                <w:szCs w:val="16"/>
              </w:rPr>
            </w:pPr>
            <w:r w:rsidRPr="005F7735">
              <w:rPr>
                <w:sz w:val="16"/>
                <w:szCs w:val="16"/>
              </w:rPr>
              <w:t>0.672131148</w:t>
            </w:r>
          </w:p>
        </w:tc>
      </w:tr>
      <w:tr w:rsidR="005F7735" w:rsidRPr="003F4413" w14:paraId="7796F999" w14:textId="77777777" w:rsidTr="005F7735">
        <w:tc>
          <w:tcPr>
            <w:tcW w:w="1188" w:type="dxa"/>
            <w:vAlign w:val="bottom"/>
          </w:tcPr>
          <w:p w14:paraId="2B638048" w14:textId="77777777" w:rsidR="005F7735" w:rsidRPr="003F4413" w:rsidRDefault="005F7735" w:rsidP="005F7735">
            <w:pPr>
              <w:ind w:firstLine="0"/>
              <w:rPr>
                <w:sz w:val="16"/>
                <w:szCs w:val="16"/>
              </w:rPr>
            </w:pPr>
          </w:p>
        </w:tc>
        <w:tc>
          <w:tcPr>
            <w:tcW w:w="900" w:type="dxa"/>
            <w:vAlign w:val="bottom"/>
          </w:tcPr>
          <w:p w14:paraId="233D0161" w14:textId="348370EC" w:rsidR="005F7735" w:rsidRPr="003F4413" w:rsidRDefault="005F7735" w:rsidP="005F7735">
            <w:pPr>
              <w:ind w:firstLine="0"/>
              <w:jc w:val="right"/>
              <w:rPr>
                <w:sz w:val="16"/>
                <w:szCs w:val="16"/>
              </w:rPr>
            </w:pPr>
            <w:r w:rsidRPr="005F7735">
              <w:rPr>
                <w:sz w:val="16"/>
                <w:szCs w:val="16"/>
              </w:rPr>
              <w:t xml:space="preserve"> [ 9 22]]</w:t>
            </w:r>
          </w:p>
        </w:tc>
        <w:tc>
          <w:tcPr>
            <w:tcW w:w="1080" w:type="dxa"/>
            <w:vAlign w:val="bottom"/>
          </w:tcPr>
          <w:p w14:paraId="766ABB0E" w14:textId="77777777" w:rsidR="005F7735" w:rsidRPr="003F4413" w:rsidRDefault="005F7735" w:rsidP="005F7735">
            <w:pPr>
              <w:ind w:firstLine="0"/>
              <w:rPr>
                <w:sz w:val="16"/>
                <w:szCs w:val="16"/>
              </w:rPr>
            </w:pPr>
          </w:p>
        </w:tc>
      </w:tr>
      <w:tr w:rsidR="005F7735" w:rsidRPr="003F4413" w14:paraId="7DA89010" w14:textId="77777777" w:rsidTr="005F7735">
        <w:tc>
          <w:tcPr>
            <w:tcW w:w="1188" w:type="dxa"/>
            <w:vAlign w:val="bottom"/>
          </w:tcPr>
          <w:p w14:paraId="3015C65E" w14:textId="318FD4B1" w:rsidR="005F7735" w:rsidRPr="003F4413" w:rsidRDefault="005F7735" w:rsidP="005F7735">
            <w:pPr>
              <w:ind w:firstLine="0"/>
              <w:rPr>
                <w:sz w:val="16"/>
                <w:szCs w:val="16"/>
              </w:rPr>
            </w:pPr>
            <w:r w:rsidRPr="005F7735">
              <w:rPr>
                <w:sz w:val="16"/>
                <w:szCs w:val="16"/>
              </w:rPr>
              <w:t>SVM</w:t>
            </w:r>
          </w:p>
        </w:tc>
        <w:tc>
          <w:tcPr>
            <w:tcW w:w="900" w:type="dxa"/>
            <w:vAlign w:val="bottom"/>
          </w:tcPr>
          <w:p w14:paraId="4E67DD9D" w14:textId="75DF64A9" w:rsidR="005F7735" w:rsidRPr="005F7735" w:rsidRDefault="005F7735" w:rsidP="005F7735">
            <w:pPr>
              <w:ind w:firstLine="0"/>
              <w:jc w:val="right"/>
              <w:rPr>
                <w:sz w:val="16"/>
                <w:szCs w:val="16"/>
              </w:rPr>
            </w:pPr>
            <w:r w:rsidRPr="005F7735">
              <w:rPr>
                <w:sz w:val="16"/>
                <w:szCs w:val="16"/>
              </w:rPr>
              <w:t>[[3 3]</w:t>
            </w:r>
          </w:p>
        </w:tc>
        <w:tc>
          <w:tcPr>
            <w:tcW w:w="1080" w:type="dxa"/>
            <w:vAlign w:val="bottom"/>
          </w:tcPr>
          <w:p w14:paraId="01ADA53C" w14:textId="1625A9D9" w:rsidR="005F7735" w:rsidRPr="00DF4064" w:rsidRDefault="005F7735" w:rsidP="005F7735">
            <w:pPr>
              <w:ind w:firstLine="0"/>
              <w:rPr>
                <w:b/>
                <w:sz w:val="16"/>
                <w:szCs w:val="16"/>
              </w:rPr>
            </w:pPr>
            <w:r w:rsidRPr="00DF4064">
              <w:rPr>
                <w:b/>
                <w:sz w:val="16"/>
                <w:szCs w:val="16"/>
              </w:rPr>
              <w:t>0.75</w:t>
            </w:r>
          </w:p>
        </w:tc>
      </w:tr>
      <w:tr w:rsidR="005F7735" w:rsidRPr="003F4413" w14:paraId="2D177D44" w14:textId="77777777" w:rsidTr="005F7735">
        <w:tc>
          <w:tcPr>
            <w:tcW w:w="1188" w:type="dxa"/>
            <w:vAlign w:val="bottom"/>
          </w:tcPr>
          <w:p w14:paraId="0CE378E0" w14:textId="77777777" w:rsidR="005F7735" w:rsidRPr="003F4413" w:rsidRDefault="005F7735" w:rsidP="005F7735">
            <w:pPr>
              <w:ind w:firstLine="0"/>
              <w:rPr>
                <w:sz w:val="16"/>
                <w:szCs w:val="16"/>
              </w:rPr>
            </w:pPr>
          </w:p>
        </w:tc>
        <w:tc>
          <w:tcPr>
            <w:tcW w:w="900" w:type="dxa"/>
            <w:vAlign w:val="bottom"/>
          </w:tcPr>
          <w:p w14:paraId="0DA0EB17" w14:textId="3DF1A673" w:rsidR="005F7735" w:rsidRPr="005F7735" w:rsidRDefault="005F7735" w:rsidP="005F7735">
            <w:pPr>
              <w:ind w:firstLine="0"/>
              <w:jc w:val="right"/>
              <w:rPr>
                <w:sz w:val="16"/>
                <w:szCs w:val="16"/>
              </w:rPr>
            </w:pPr>
            <w:r w:rsidRPr="005F7735">
              <w:rPr>
                <w:sz w:val="16"/>
                <w:szCs w:val="16"/>
              </w:rPr>
              <w:t xml:space="preserve"> [1 9]]</w:t>
            </w:r>
          </w:p>
        </w:tc>
        <w:tc>
          <w:tcPr>
            <w:tcW w:w="1080" w:type="dxa"/>
            <w:vAlign w:val="bottom"/>
          </w:tcPr>
          <w:p w14:paraId="7167904B" w14:textId="77777777" w:rsidR="005F7735" w:rsidRPr="003F4413" w:rsidRDefault="005F7735" w:rsidP="005F7735">
            <w:pPr>
              <w:ind w:firstLine="0"/>
              <w:rPr>
                <w:sz w:val="16"/>
                <w:szCs w:val="16"/>
              </w:rPr>
            </w:pPr>
          </w:p>
        </w:tc>
      </w:tr>
    </w:tbl>
    <w:p w14:paraId="14CEB526" w14:textId="77777777" w:rsidR="00863301" w:rsidRDefault="00863301" w:rsidP="003C0F8F">
      <w:pPr>
        <w:ind w:firstLine="0"/>
      </w:pPr>
    </w:p>
    <w:tbl>
      <w:tblPr>
        <w:tblStyle w:val="TableGrid"/>
        <w:tblW w:w="0" w:type="auto"/>
        <w:tblLayout w:type="fixed"/>
        <w:tblLook w:val="04A0" w:firstRow="1" w:lastRow="0" w:firstColumn="1" w:lastColumn="0" w:noHBand="0" w:noVBand="1"/>
      </w:tblPr>
      <w:tblGrid>
        <w:gridCol w:w="1188"/>
        <w:gridCol w:w="900"/>
        <w:gridCol w:w="1080"/>
      </w:tblGrid>
      <w:tr w:rsidR="005F7735" w:rsidRPr="003F4413" w14:paraId="10D7C5AF" w14:textId="77777777" w:rsidTr="00863301">
        <w:trPr>
          <w:trHeight w:val="570"/>
        </w:trPr>
        <w:tc>
          <w:tcPr>
            <w:tcW w:w="3168" w:type="dxa"/>
            <w:gridSpan w:val="3"/>
            <w:shd w:val="clear" w:color="auto" w:fill="D9D9D9" w:themeFill="background1" w:themeFillShade="D9"/>
            <w:vAlign w:val="bottom"/>
          </w:tcPr>
          <w:p w14:paraId="30283075" w14:textId="623AE58B" w:rsidR="005F7735" w:rsidRPr="005F7735" w:rsidRDefault="005F7735" w:rsidP="005F7735">
            <w:pPr>
              <w:ind w:firstLine="0"/>
              <w:jc w:val="center"/>
              <w:rPr>
                <w:b/>
                <w:sz w:val="16"/>
                <w:szCs w:val="16"/>
              </w:rPr>
            </w:pPr>
            <w:r w:rsidRPr="005F7735">
              <w:rPr>
                <w:rFonts w:eastAsia="Times New Roman"/>
                <w:b/>
                <w:color w:val="000000"/>
                <w:sz w:val="16"/>
                <w:szCs w:val="16"/>
              </w:rPr>
              <w:t>OBSTACLES</w:t>
            </w:r>
          </w:p>
        </w:tc>
      </w:tr>
      <w:tr w:rsidR="005F7735" w:rsidRPr="003F4413" w14:paraId="77F02548" w14:textId="77777777" w:rsidTr="005F7735">
        <w:tc>
          <w:tcPr>
            <w:tcW w:w="1188" w:type="dxa"/>
            <w:vAlign w:val="bottom"/>
          </w:tcPr>
          <w:p w14:paraId="40C7817F" w14:textId="77777777" w:rsidR="005F7735" w:rsidRPr="003F4413" w:rsidRDefault="005F7735" w:rsidP="005F7735">
            <w:pPr>
              <w:ind w:firstLine="0"/>
              <w:rPr>
                <w:sz w:val="16"/>
                <w:szCs w:val="16"/>
              </w:rPr>
            </w:pPr>
            <w:r>
              <w:rPr>
                <w:sz w:val="16"/>
                <w:szCs w:val="16"/>
              </w:rPr>
              <w:t xml:space="preserve"> </w:t>
            </w:r>
          </w:p>
        </w:tc>
        <w:tc>
          <w:tcPr>
            <w:tcW w:w="900" w:type="dxa"/>
            <w:vAlign w:val="bottom"/>
          </w:tcPr>
          <w:p w14:paraId="40BFC472" w14:textId="77777777" w:rsidR="005F7735" w:rsidRDefault="005F7735" w:rsidP="005F7735">
            <w:pPr>
              <w:ind w:right="-141" w:firstLine="0"/>
              <w:rPr>
                <w:rFonts w:eastAsia="Times New Roman"/>
                <w:color w:val="000000"/>
                <w:sz w:val="16"/>
                <w:szCs w:val="16"/>
              </w:rPr>
            </w:pPr>
            <w:r w:rsidRPr="003F4413">
              <w:rPr>
                <w:rFonts w:eastAsia="Times New Roman"/>
                <w:color w:val="000000"/>
                <w:sz w:val="16"/>
                <w:szCs w:val="16"/>
              </w:rPr>
              <w:t xml:space="preserve">Confusion </w:t>
            </w:r>
          </w:p>
          <w:p w14:paraId="17E0250E" w14:textId="77777777" w:rsidR="005F7735" w:rsidRPr="003F4413" w:rsidRDefault="005F7735" w:rsidP="005F7735">
            <w:pPr>
              <w:ind w:right="-141" w:firstLine="0"/>
              <w:rPr>
                <w:sz w:val="16"/>
                <w:szCs w:val="16"/>
              </w:rPr>
            </w:pPr>
            <w:proofErr w:type="spellStart"/>
            <w:r w:rsidRPr="003F4413">
              <w:rPr>
                <w:rFonts w:eastAsia="Times New Roman"/>
                <w:color w:val="000000"/>
                <w:sz w:val="16"/>
                <w:szCs w:val="16"/>
              </w:rPr>
              <w:t>Matricies</w:t>
            </w:r>
            <w:proofErr w:type="spellEnd"/>
          </w:p>
        </w:tc>
        <w:tc>
          <w:tcPr>
            <w:tcW w:w="1080" w:type="dxa"/>
            <w:vAlign w:val="bottom"/>
          </w:tcPr>
          <w:p w14:paraId="0CFA432F" w14:textId="77777777" w:rsidR="005F7735" w:rsidRPr="003F4413" w:rsidRDefault="005F7735" w:rsidP="005F7735">
            <w:pPr>
              <w:ind w:firstLine="0"/>
              <w:rPr>
                <w:sz w:val="16"/>
                <w:szCs w:val="16"/>
              </w:rPr>
            </w:pPr>
            <w:r w:rsidRPr="003F4413">
              <w:rPr>
                <w:rFonts w:eastAsia="Times New Roman"/>
                <w:color w:val="000000"/>
                <w:sz w:val="16"/>
                <w:szCs w:val="16"/>
              </w:rPr>
              <w:t>Accuracy</w:t>
            </w:r>
          </w:p>
        </w:tc>
      </w:tr>
      <w:tr w:rsidR="005F7735" w:rsidRPr="003F4413" w14:paraId="44124D4D" w14:textId="77777777" w:rsidTr="005F7735">
        <w:tc>
          <w:tcPr>
            <w:tcW w:w="1188" w:type="dxa"/>
            <w:vAlign w:val="bottom"/>
          </w:tcPr>
          <w:p w14:paraId="52D338BC" w14:textId="77777777" w:rsidR="005F7735" w:rsidRPr="003F4413" w:rsidRDefault="005F7735" w:rsidP="005F7735">
            <w:pPr>
              <w:ind w:firstLine="0"/>
              <w:rPr>
                <w:sz w:val="16"/>
                <w:szCs w:val="16"/>
              </w:rPr>
            </w:pPr>
          </w:p>
        </w:tc>
        <w:tc>
          <w:tcPr>
            <w:tcW w:w="900" w:type="dxa"/>
            <w:vAlign w:val="bottom"/>
          </w:tcPr>
          <w:p w14:paraId="0C346EA0" w14:textId="77777777" w:rsidR="005F7735" w:rsidRPr="003F4413" w:rsidRDefault="005F7735" w:rsidP="005F7735">
            <w:pPr>
              <w:ind w:firstLine="0"/>
              <w:rPr>
                <w:sz w:val="16"/>
                <w:szCs w:val="16"/>
              </w:rPr>
            </w:pPr>
          </w:p>
        </w:tc>
        <w:tc>
          <w:tcPr>
            <w:tcW w:w="1080" w:type="dxa"/>
            <w:vAlign w:val="bottom"/>
          </w:tcPr>
          <w:p w14:paraId="528499EF" w14:textId="77777777" w:rsidR="005F7735" w:rsidRPr="003F4413" w:rsidRDefault="005F7735" w:rsidP="005F7735">
            <w:pPr>
              <w:ind w:firstLine="0"/>
              <w:rPr>
                <w:sz w:val="16"/>
                <w:szCs w:val="16"/>
              </w:rPr>
            </w:pPr>
          </w:p>
        </w:tc>
      </w:tr>
      <w:tr w:rsidR="00DF4064" w:rsidRPr="003F4413" w14:paraId="7B70CBCA" w14:textId="77777777" w:rsidTr="005F7735">
        <w:tc>
          <w:tcPr>
            <w:tcW w:w="1188" w:type="dxa"/>
            <w:vAlign w:val="bottom"/>
          </w:tcPr>
          <w:p w14:paraId="0D2C56E5" w14:textId="0E1DAE0F" w:rsidR="00DF4064" w:rsidRPr="003F4413" w:rsidRDefault="00DF4064" w:rsidP="005F7735">
            <w:pPr>
              <w:ind w:firstLine="0"/>
              <w:rPr>
                <w:sz w:val="16"/>
                <w:szCs w:val="16"/>
              </w:rPr>
            </w:pPr>
            <w:r w:rsidRPr="005F7735">
              <w:rPr>
                <w:sz w:val="16"/>
                <w:szCs w:val="16"/>
              </w:rPr>
              <w:t>KNN</w:t>
            </w:r>
          </w:p>
        </w:tc>
        <w:tc>
          <w:tcPr>
            <w:tcW w:w="900" w:type="dxa"/>
            <w:vAlign w:val="bottom"/>
          </w:tcPr>
          <w:p w14:paraId="790E5373" w14:textId="79AC8DFD" w:rsidR="00DF4064" w:rsidRPr="003F4413" w:rsidRDefault="00DF4064" w:rsidP="005F7735">
            <w:pPr>
              <w:ind w:firstLine="0"/>
              <w:jc w:val="right"/>
              <w:rPr>
                <w:sz w:val="16"/>
                <w:szCs w:val="16"/>
              </w:rPr>
            </w:pPr>
            <w:r w:rsidRPr="005F7735">
              <w:rPr>
                <w:sz w:val="16"/>
                <w:szCs w:val="16"/>
              </w:rPr>
              <w:t>[[</w:t>
            </w:r>
            <w:proofErr w:type="gramStart"/>
            <w:r w:rsidRPr="005F7735">
              <w:rPr>
                <w:sz w:val="16"/>
                <w:szCs w:val="16"/>
              </w:rPr>
              <w:t>22  8</w:t>
            </w:r>
            <w:proofErr w:type="gramEnd"/>
            <w:r w:rsidRPr="005F7735">
              <w:rPr>
                <w:sz w:val="16"/>
                <w:szCs w:val="16"/>
              </w:rPr>
              <w:t>]</w:t>
            </w:r>
          </w:p>
        </w:tc>
        <w:tc>
          <w:tcPr>
            <w:tcW w:w="1080" w:type="dxa"/>
            <w:vAlign w:val="bottom"/>
          </w:tcPr>
          <w:p w14:paraId="35A44ED3" w14:textId="459B7FEE" w:rsidR="00DF4064" w:rsidRPr="003F4413" w:rsidRDefault="00DF4064" w:rsidP="005F7735">
            <w:pPr>
              <w:ind w:firstLine="0"/>
              <w:rPr>
                <w:sz w:val="16"/>
                <w:szCs w:val="16"/>
              </w:rPr>
            </w:pPr>
            <w:r w:rsidRPr="005F7735">
              <w:rPr>
                <w:sz w:val="16"/>
                <w:szCs w:val="16"/>
              </w:rPr>
              <w:t>0.409836066</w:t>
            </w:r>
          </w:p>
        </w:tc>
      </w:tr>
      <w:tr w:rsidR="00DF4064" w:rsidRPr="003F4413" w14:paraId="17302011" w14:textId="77777777" w:rsidTr="005F7735">
        <w:tc>
          <w:tcPr>
            <w:tcW w:w="1188" w:type="dxa"/>
            <w:vAlign w:val="bottom"/>
          </w:tcPr>
          <w:p w14:paraId="31470E1A" w14:textId="77777777" w:rsidR="00DF4064" w:rsidRPr="003F4413" w:rsidRDefault="00DF4064" w:rsidP="005F7735">
            <w:pPr>
              <w:ind w:firstLine="0"/>
              <w:rPr>
                <w:sz w:val="16"/>
                <w:szCs w:val="16"/>
              </w:rPr>
            </w:pPr>
          </w:p>
        </w:tc>
        <w:tc>
          <w:tcPr>
            <w:tcW w:w="900" w:type="dxa"/>
            <w:vAlign w:val="bottom"/>
          </w:tcPr>
          <w:p w14:paraId="0DF4CFE5" w14:textId="11519627" w:rsidR="00DF4064" w:rsidRPr="003F4413" w:rsidRDefault="00DF4064" w:rsidP="005F7735">
            <w:pPr>
              <w:ind w:firstLine="0"/>
              <w:jc w:val="right"/>
              <w:rPr>
                <w:sz w:val="16"/>
                <w:szCs w:val="16"/>
              </w:rPr>
            </w:pPr>
            <w:r w:rsidRPr="005F7735">
              <w:rPr>
                <w:sz w:val="16"/>
                <w:szCs w:val="16"/>
              </w:rPr>
              <w:t xml:space="preserve"> [</w:t>
            </w:r>
            <w:proofErr w:type="gramStart"/>
            <w:r w:rsidRPr="005F7735">
              <w:rPr>
                <w:sz w:val="16"/>
                <w:szCs w:val="16"/>
              </w:rPr>
              <w:t>28  3</w:t>
            </w:r>
            <w:proofErr w:type="gramEnd"/>
            <w:r w:rsidRPr="005F7735">
              <w:rPr>
                <w:sz w:val="16"/>
                <w:szCs w:val="16"/>
              </w:rPr>
              <w:t>]]</w:t>
            </w:r>
          </w:p>
        </w:tc>
        <w:tc>
          <w:tcPr>
            <w:tcW w:w="1080" w:type="dxa"/>
            <w:vAlign w:val="bottom"/>
          </w:tcPr>
          <w:p w14:paraId="03D82C82" w14:textId="798799A9" w:rsidR="00DF4064" w:rsidRPr="003F4413" w:rsidRDefault="00DF4064" w:rsidP="005F7735">
            <w:pPr>
              <w:ind w:firstLine="0"/>
              <w:rPr>
                <w:sz w:val="16"/>
                <w:szCs w:val="16"/>
              </w:rPr>
            </w:pPr>
          </w:p>
        </w:tc>
      </w:tr>
      <w:tr w:rsidR="00DF4064" w:rsidRPr="003F4413" w14:paraId="531E2141" w14:textId="77777777" w:rsidTr="005F7735">
        <w:tc>
          <w:tcPr>
            <w:tcW w:w="1188" w:type="dxa"/>
            <w:vAlign w:val="bottom"/>
          </w:tcPr>
          <w:p w14:paraId="2C4ADF6E" w14:textId="53813C0A" w:rsidR="00DF4064" w:rsidRPr="003F4413" w:rsidRDefault="00DF4064" w:rsidP="005F7735">
            <w:pPr>
              <w:ind w:firstLine="0"/>
              <w:rPr>
                <w:sz w:val="16"/>
                <w:szCs w:val="16"/>
              </w:rPr>
            </w:pPr>
            <w:proofErr w:type="spellStart"/>
            <w:r w:rsidRPr="005F7735">
              <w:rPr>
                <w:sz w:val="16"/>
                <w:szCs w:val="16"/>
              </w:rPr>
              <w:lastRenderedPageBreak/>
              <w:t>R.Forest</w:t>
            </w:r>
            <w:proofErr w:type="spellEnd"/>
            <w:r w:rsidRPr="005F7735">
              <w:rPr>
                <w:sz w:val="16"/>
                <w:szCs w:val="16"/>
              </w:rPr>
              <w:t xml:space="preserve"> Test</w:t>
            </w:r>
          </w:p>
        </w:tc>
        <w:tc>
          <w:tcPr>
            <w:tcW w:w="900" w:type="dxa"/>
            <w:vAlign w:val="bottom"/>
          </w:tcPr>
          <w:p w14:paraId="4F6A3BBA" w14:textId="4F9CD5A0" w:rsidR="00DF4064" w:rsidRPr="003F4413" w:rsidRDefault="00DF4064" w:rsidP="005F7735">
            <w:pPr>
              <w:ind w:firstLine="0"/>
              <w:jc w:val="right"/>
              <w:rPr>
                <w:sz w:val="16"/>
                <w:szCs w:val="16"/>
              </w:rPr>
            </w:pPr>
            <w:r w:rsidRPr="005F7735">
              <w:rPr>
                <w:sz w:val="16"/>
                <w:szCs w:val="16"/>
              </w:rPr>
              <w:t>[[14 16]</w:t>
            </w:r>
          </w:p>
        </w:tc>
        <w:tc>
          <w:tcPr>
            <w:tcW w:w="1080" w:type="dxa"/>
            <w:vAlign w:val="bottom"/>
          </w:tcPr>
          <w:p w14:paraId="39823453" w14:textId="621EDE2E" w:rsidR="00DF4064" w:rsidRPr="003F4413" w:rsidRDefault="00DF4064" w:rsidP="005F7735">
            <w:pPr>
              <w:ind w:firstLine="0"/>
              <w:rPr>
                <w:sz w:val="16"/>
                <w:szCs w:val="16"/>
              </w:rPr>
            </w:pPr>
            <w:r w:rsidRPr="005F7735">
              <w:rPr>
                <w:sz w:val="16"/>
                <w:szCs w:val="16"/>
              </w:rPr>
              <w:t>0.442622951</w:t>
            </w:r>
          </w:p>
        </w:tc>
      </w:tr>
      <w:tr w:rsidR="00DF4064" w:rsidRPr="003F4413" w14:paraId="486A087C" w14:textId="77777777" w:rsidTr="005F7735">
        <w:tc>
          <w:tcPr>
            <w:tcW w:w="1188" w:type="dxa"/>
            <w:vAlign w:val="bottom"/>
          </w:tcPr>
          <w:p w14:paraId="45EE90EE" w14:textId="77777777" w:rsidR="00DF4064" w:rsidRPr="003F4413" w:rsidRDefault="00DF4064" w:rsidP="005F7735">
            <w:pPr>
              <w:ind w:firstLine="0"/>
              <w:rPr>
                <w:sz w:val="16"/>
                <w:szCs w:val="16"/>
              </w:rPr>
            </w:pPr>
          </w:p>
        </w:tc>
        <w:tc>
          <w:tcPr>
            <w:tcW w:w="900" w:type="dxa"/>
            <w:vAlign w:val="bottom"/>
          </w:tcPr>
          <w:p w14:paraId="6C3ADDE3" w14:textId="40412C49" w:rsidR="00DF4064" w:rsidRPr="003F4413" w:rsidRDefault="00DF4064" w:rsidP="005F7735">
            <w:pPr>
              <w:ind w:firstLine="0"/>
              <w:jc w:val="right"/>
              <w:rPr>
                <w:sz w:val="16"/>
                <w:szCs w:val="16"/>
              </w:rPr>
            </w:pPr>
            <w:r w:rsidRPr="005F7735">
              <w:rPr>
                <w:sz w:val="16"/>
                <w:szCs w:val="16"/>
              </w:rPr>
              <w:t xml:space="preserve"> [18 13]]</w:t>
            </w:r>
          </w:p>
        </w:tc>
        <w:tc>
          <w:tcPr>
            <w:tcW w:w="1080" w:type="dxa"/>
            <w:vAlign w:val="bottom"/>
          </w:tcPr>
          <w:p w14:paraId="295F4F18" w14:textId="553E793B" w:rsidR="00DF4064" w:rsidRPr="003F4413" w:rsidRDefault="00DF4064" w:rsidP="005F7735">
            <w:pPr>
              <w:ind w:firstLine="0"/>
              <w:rPr>
                <w:sz w:val="16"/>
                <w:szCs w:val="16"/>
              </w:rPr>
            </w:pPr>
          </w:p>
        </w:tc>
      </w:tr>
      <w:tr w:rsidR="00DF4064" w:rsidRPr="003F4413" w14:paraId="49B31646" w14:textId="77777777" w:rsidTr="005F7735">
        <w:tc>
          <w:tcPr>
            <w:tcW w:w="1188" w:type="dxa"/>
            <w:vAlign w:val="bottom"/>
          </w:tcPr>
          <w:p w14:paraId="26D462CD" w14:textId="206BB574" w:rsidR="00DF4064" w:rsidRPr="003F4413" w:rsidRDefault="00DF4064" w:rsidP="005F7735">
            <w:pPr>
              <w:ind w:firstLine="0"/>
              <w:rPr>
                <w:sz w:val="16"/>
                <w:szCs w:val="16"/>
              </w:rPr>
            </w:pPr>
            <w:proofErr w:type="spellStart"/>
            <w:r>
              <w:rPr>
                <w:sz w:val="16"/>
                <w:szCs w:val="16"/>
              </w:rPr>
              <w:t>R.</w:t>
            </w:r>
            <w:r w:rsidRPr="005F7735">
              <w:rPr>
                <w:sz w:val="16"/>
                <w:szCs w:val="16"/>
              </w:rPr>
              <w:t>Forest</w:t>
            </w:r>
            <w:proofErr w:type="spellEnd"/>
            <w:r w:rsidRPr="005F7735">
              <w:rPr>
                <w:sz w:val="16"/>
                <w:szCs w:val="16"/>
              </w:rPr>
              <w:t xml:space="preserve"> Train</w:t>
            </w:r>
          </w:p>
        </w:tc>
        <w:tc>
          <w:tcPr>
            <w:tcW w:w="900" w:type="dxa"/>
            <w:vAlign w:val="bottom"/>
          </w:tcPr>
          <w:p w14:paraId="3CDF1F93" w14:textId="18C11FE8" w:rsidR="00DF4064" w:rsidRPr="003F4413" w:rsidRDefault="00DF4064" w:rsidP="005F7735">
            <w:pPr>
              <w:ind w:firstLine="0"/>
              <w:jc w:val="right"/>
              <w:rPr>
                <w:sz w:val="16"/>
                <w:szCs w:val="16"/>
              </w:rPr>
            </w:pPr>
            <w:r w:rsidRPr="005F7735">
              <w:rPr>
                <w:sz w:val="16"/>
                <w:szCs w:val="16"/>
              </w:rPr>
              <w:t>[[15 15]</w:t>
            </w:r>
          </w:p>
        </w:tc>
        <w:tc>
          <w:tcPr>
            <w:tcW w:w="1080" w:type="dxa"/>
            <w:vAlign w:val="bottom"/>
          </w:tcPr>
          <w:p w14:paraId="56CB20B8" w14:textId="58BDA333" w:rsidR="00DF4064" w:rsidRPr="003F4413" w:rsidRDefault="00DF4064" w:rsidP="005F7735">
            <w:pPr>
              <w:ind w:firstLine="0"/>
              <w:rPr>
                <w:sz w:val="16"/>
                <w:szCs w:val="16"/>
              </w:rPr>
            </w:pPr>
            <w:r w:rsidRPr="005F7735">
              <w:rPr>
                <w:sz w:val="16"/>
                <w:szCs w:val="16"/>
              </w:rPr>
              <w:t>0.459016393</w:t>
            </w:r>
          </w:p>
        </w:tc>
      </w:tr>
      <w:tr w:rsidR="00DF4064" w:rsidRPr="003F4413" w14:paraId="7B6AA1AB" w14:textId="77777777" w:rsidTr="005F7735">
        <w:tc>
          <w:tcPr>
            <w:tcW w:w="1188" w:type="dxa"/>
            <w:vAlign w:val="bottom"/>
          </w:tcPr>
          <w:p w14:paraId="766A56B0" w14:textId="77777777" w:rsidR="00DF4064" w:rsidRPr="003F4413" w:rsidRDefault="00DF4064" w:rsidP="005F7735">
            <w:pPr>
              <w:ind w:firstLine="0"/>
              <w:rPr>
                <w:sz w:val="16"/>
                <w:szCs w:val="16"/>
              </w:rPr>
            </w:pPr>
          </w:p>
        </w:tc>
        <w:tc>
          <w:tcPr>
            <w:tcW w:w="900" w:type="dxa"/>
            <w:vAlign w:val="bottom"/>
          </w:tcPr>
          <w:p w14:paraId="688CA747" w14:textId="06782C97" w:rsidR="00DF4064" w:rsidRPr="003F4413" w:rsidRDefault="00DF4064" w:rsidP="005F7735">
            <w:pPr>
              <w:ind w:firstLine="0"/>
              <w:jc w:val="right"/>
              <w:rPr>
                <w:sz w:val="16"/>
                <w:szCs w:val="16"/>
              </w:rPr>
            </w:pPr>
            <w:r w:rsidRPr="005F7735">
              <w:rPr>
                <w:sz w:val="16"/>
                <w:szCs w:val="16"/>
              </w:rPr>
              <w:t xml:space="preserve"> [18 13]]</w:t>
            </w:r>
          </w:p>
        </w:tc>
        <w:tc>
          <w:tcPr>
            <w:tcW w:w="1080" w:type="dxa"/>
            <w:vAlign w:val="bottom"/>
          </w:tcPr>
          <w:p w14:paraId="76FA4D0B" w14:textId="7E2AC267" w:rsidR="00DF4064" w:rsidRPr="003F4413" w:rsidRDefault="00DF4064" w:rsidP="005F7735">
            <w:pPr>
              <w:ind w:firstLine="0"/>
              <w:rPr>
                <w:sz w:val="16"/>
                <w:szCs w:val="16"/>
              </w:rPr>
            </w:pPr>
          </w:p>
        </w:tc>
      </w:tr>
      <w:tr w:rsidR="00DF4064" w:rsidRPr="003F4413" w14:paraId="594FF98D" w14:textId="77777777" w:rsidTr="005F7735">
        <w:tc>
          <w:tcPr>
            <w:tcW w:w="1188" w:type="dxa"/>
            <w:vAlign w:val="bottom"/>
          </w:tcPr>
          <w:p w14:paraId="44C914EE" w14:textId="49C6FF8E" w:rsidR="00DF4064" w:rsidRPr="003F4413" w:rsidRDefault="00DF4064" w:rsidP="005F7735">
            <w:pPr>
              <w:ind w:firstLine="0"/>
              <w:rPr>
                <w:sz w:val="16"/>
                <w:szCs w:val="16"/>
              </w:rPr>
            </w:pPr>
            <w:r>
              <w:rPr>
                <w:sz w:val="16"/>
                <w:szCs w:val="16"/>
              </w:rPr>
              <w:t xml:space="preserve">R. Forest </w:t>
            </w:r>
            <w:r w:rsidRPr="005F7735">
              <w:rPr>
                <w:sz w:val="16"/>
                <w:szCs w:val="16"/>
              </w:rPr>
              <w:t>(10)</w:t>
            </w:r>
          </w:p>
        </w:tc>
        <w:tc>
          <w:tcPr>
            <w:tcW w:w="900" w:type="dxa"/>
            <w:vAlign w:val="bottom"/>
          </w:tcPr>
          <w:p w14:paraId="7134D962" w14:textId="1961F5F3" w:rsidR="00DF4064" w:rsidRPr="003F4413" w:rsidRDefault="00DF4064" w:rsidP="005F7735">
            <w:pPr>
              <w:ind w:firstLine="0"/>
              <w:jc w:val="right"/>
              <w:rPr>
                <w:sz w:val="16"/>
                <w:szCs w:val="16"/>
              </w:rPr>
            </w:pPr>
            <w:r w:rsidRPr="005F7735">
              <w:rPr>
                <w:sz w:val="16"/>
                <w:szCs w:val="16"/>
              </w:rPr>
              <w:t>[[15 15]</w:t>
            </w:r>
          </w:p>
        </w:tc>
        <w:tc>
          <w:tcPr>
            <w:tcW w:w="1080" w:type="dxa"/>
            <w:vAlign w:val="bottom"/>
          </w:tcPr>
          <w:p w14:paraId="13846629" w14:textId="4970D251" w:rsidR="00DF4064" w:rsidRPr="003F4413" w:rsidRDefault="00DF4064" w:rsidP="005F7735">
            <w:pPr>
              <w:ind w:firstLine="0"/>
              <w:rPr>
                <w:sz w:val="16"/>
                <w:szCs w:val="16"/>
              </w:rPr>
            </w:pPr>
            <w:r w:rsidRPr="005F7735">
              <w:rPr>
                <w:sz w:val="16"/>
                <w:szCs w:val="16"/>
              </w:rPr>
              <w:t>0.508196721</w:t>
            </w:r>
          </w:p>
        </w:tc>
      </w:tr>
      <w:tr w:rsidR="00DF4064" w:rsidRPr="003F4413" w14:paraId="3479D9AA" w14:textId="77777777" w:rsidTr="005F7735">
        <w:tc>
          <w:tcPr>
            <w:tcW w:w="1188" w:type="dxa"/>
            <w:vAlign w:val="bottom"/>
          </w:tcPr>
          <w:p w14:paraId="6C257B13" w14:textId="77777777" w:rsidR="00DF4064" w:rsidRPr="003F4413" w:rsidRDefault="00DF4064" w:rsidP="005F7735">
            <w:pPr>
              <w:ind w:firstLine="0"/>
              <w:rPr>
                <w:sz w:val="16"/>
                <w:szCs w:val="16"/>
              </w:rPr>
            </w:pPr>
          </w:p>
        </w:tc>
        <w:tc>
          <w:tcPr>
            <w:tcW w:w="900" w:type="dxa"/>
            <w:vAlign w:val="bottom"/>
          </w:tcPr>
          <w:p w14:paraId="74EF7478" w14:textId="3A14E4EA" w:rsidR="00DF4064" w:rsidRPr="003F4413" w:rsidRDefault="00DF4064" w:rsidP="005F7735">
            <w:pPr>
              <w:ind w:firstLine="0"/>
              <w:jc w:val="right"/>
              <w:rPr>
                <w:sz w:val="16"/>
                <w:szCs w:val="16"/>
              </w:rPr>
            </w:pPr>
            <w:r w:rsidRPr="005F7735">
              <w:rPr>
                <w:sz w:val="16"/>
                <w:szCs w:val="16"/>
              </w:rPr>
              <w:t xml:space="preserve"> [15 16]]</w:t>
            </w:r>
          </w:p>
        </w:tc>
        <w:tc>
          <w:tcPr>
            <w:tcW w:w="1080" w:type="dxa"/>
            <w:vAlign w:val="bottom"/>
          </w:tcPr>
          <w:p w14:paraId="21542771" w14:textId="084152A8" w:rsidR="00DF4064" w:rsidRPr="003F4413" w:rsidRDefault="00DF4064" w:rsidP="005F7735">
            <w:pPr>
              <w:ind w:firstLine="0"/>
              <w:rPr>
                <w:sz w:val="16"/>
                <w:szCs w:val="16"/>
              </w:rPr>
            </w:pPr>
          </w:p>
        </w:tc>
      </w:tr>
      <w:tr w:rsidR="00DF4064" w:rsidRPr="003F4413" w14:paraId="479EB4B1" w14:textId="77777777" w:rsidTr="005F7735">
        <w:tc>
          <w:tcPr>
            <w:tcW w:w="1188" w:type="dxa"/>
            <w:vAlign w:val="bottom"/>
          </w:tcPr>
          <w:p w14:paraId="41A030C4" w14:textId="56D640B3" w:rsidR="00DF4064" w:rsidRPr="003F4413" w:rsidRDefault="00DF4064" w:rsidP="005F7735">
            <w:pPr>
              <w:ind w:firstLine="0"/>
              <w:rPr>
                <w:sz w:val="16"/>
                <w:szCs w:val="16"/>
              </w:rPr>
            </w:pPr>
            <w:r w:rsidRPr="005F7735">
              <w:rPr>
                <w:sz w:val="16"/>
                <w:szCs w:val="16"/>
              </w:rPr>
              <w:t>SVM</w:t>
            </w:r>
          </w:p>
        </w:tc>
        <w:tc>
          <w:tcPr>
            <w:tcW w:w="900" w:type="dxa"/>
            <w:vAlign w:val="bottom"/>
          </w:tcPr>
          <w:p w14:paraId="397B9928" w14:textId="76DA1ADA" w:rsidR="00DF4064" w:rsidRPr="003F4413" w:rsidRDefault="00DF4064" w:rsidP="005F7735">
            <w:pPr>
              <w:ind w:firstLine="0"/>
              <w:jc w:val="right"/>
              <w:rPr>
                <w:sz w:val="16"/>
                <w:szCs w:val="16"/>
              </w:rPr>
            </w:pPr>
            <w:r w:rsidRPr="005F7735">
              <w:rPr>
                <w:sz w:val="16"/>
                <w:szCs w:val="16"/>
              </w:rPr>
              <w:t>[[1 5]</w:t>
            </w:r>
          </w:p>
        </w:tc>
        <w:tc>
          <w:tcPr>
            <w:tcW w:w="1080" w:type="dxa"/>
            <w:vAlign w:val="bottom"/>
          </w:tcPr>
          <w:p w14:paraId="55AF7816" w14:textId="4D0CB9B8" w:rsidR="00DF4064" w:rsidRPr="003F4413" w:rsidRDefault="00DF4064" w:rsidP="005F7735">
            <w:pPr>
              <w:ind w:firstLine="0"/>
              <w:rPr>
                <w:sz w:val="16"/>
                <w:szCs w:val="16"/>
              </w:rPr>
            </w:pPr>
            <w:r w:rsidRPr="005F7735">
              <w:rPr>
                <w:sz w:val="16"/>
                <w:szCs w:val="16"/>
              </w:rPr>
              <w:t>0.5625</w:t>
            </w:r>
          </w:p>
        </w:tc>
      </w:tr>
      <w:tr w:rsidR="00DF4064" w:rsidRPr="003F4413" w14:paraId="6BC75993" w14:textId="77777777" w:rsidTr="005F7735">
        <w:tc>
          <w:tcPr>
            <w:tcW w:w="1188" w:type="dxa"/>
            <w:vAlign w:val="bottom"/>
          </w:tcPr>
          <w:p w14:paraId="2E86B5D4" w14:textId="77777777" w:rsidR="00DF4064" w:rsidRPr="003F4413" w:rsidRDefault="00DF4064" w:rsidP="005F7735">
            <w:pPr>
              <w:ind w:firstLine="0"/>
              <w:rPr>
                <w:sz w:val="16"/>
                <w:szCs w:val="16"/>
              </w:rPr>
            </w:pPr>
          </w:p>
        </w:tc>
        <w:tc>
          <w:tcPr>
            <w:tcW w:w="900" w:type="dxa"/>
            <w:vAlign w:val="bottom"/>
          </w:tcPr>
          <w:p w14:paraId="00FA6375" w14:textId="22EA5B76" w:rsidR="00DF4064" w:rsidRPr="003F4413" w:rsidRDefault="00DF4064" w:rsidP="005F7735">
            <w:pPr>
              <w:ind w:firstLine="0"/>
              <w:jc w:val="right"/>
              <w:rPr>
                <w:sz w:val="16"/>
                <w:szCs w:val="16"/>
              </w:rPr>
            </w:pPr>
            <w:r w:rsidRPr="005F7735">
              <w:rPr>
                <w:sz w:val="16"/>
                <w:szCs w:val="16"/>
              </w:rPr>
              <w:t xml:space="preserve"> [2 8]]</w:t>
            </w:r>
          </w:p>
        </w:tc>
        <w:tc>
          <w:tcPr>
            <w:tcW w:w="1080" w:type="dxa"/>
            <w:vAlign w:val="bottom"/>
          </w:tcPr>
          <w:p w14:paraId="20C62006" w14:textId="7C3D94A4" w:rsidR="00DF4064" w:rsidRPr="003F4413" w:rsidRDefault="00DF4064" w:rsidP="005F7735">
            <w:pPr>
              <w:ind w:firstLine="0"/>
              <w:rPr>
                <w:sz w:val="16"/>
                <w:szCs w:val="16"/>
              </w:rPr>
            </w:pPr>
          </w:p>
        </w:tc>
      </w:tr>
      <w:tr w:rsidR="00DF4064" w:rsidRPr="003F4413" w14:paraId="0838A81F" w14:textId="77777777" w:rsidTr="005F7735">
        <w:tc>
          <w:tcPr>
            <w:tcW w:w="1188" w:type="dxa"/>
            <w:vAlign w:val="bottom"/>
          </w:tcPr>
          <w:p w14:paraId="59C4481C" w14:textId="7B6B33D7" w:rsidR="00DF4064" w:rsidRPr="003F4413" w:rsidRDefault="00DF4064" w:rsidP="005F7735">
            <w:pPr>
              <w:ind w:firstLine="0"/>
              <w:rPr>
                <w:sz w:val="16"/>
                <w:szCs w:val="16"/>
              </w:rPr>
            </w:pPr>
            <w:r w:rsidRPr="005F7735">
              <w:rPr>
                <w:sz w:val="16"/>
                <w:szCs w:val="16"/>
              </w:rPr>
              <w:t>Log. Reg</w:t>
            </w:r>
          </w:p>
        </w:tc>
        <w:tc>
          <w:tcPr>
            <w:tcW w:w="900" w:type="dxa"/>
            <w:vAlign w:val="bottom"/>
          </w:tcPr>
          <w:p w14:paraId="5A0F4B63" w14:textId="47778497" w:rsidR="00DF4064" w:rsidRPr="005F7735" w:rsidRDefault="00DF4064" w:rsidP="005F7735">
            <w:pPr>
              <w:ind w:firstLine="0"/>
              <w:jc w:val="right"/>
              <w:rPr>
                <w:sz w:val="16"/>
                <w:szCs w:val="16"/>
              </w:rPr>
            </w:pPr>
            <w:r w:rsidRPr="005F7735">
              <w:rPr>
                <w:sz w:val="16"/>
                <w:szCs w:val="16"/>
              </w:rPr>
              <w:t>[[4 2]</w:t>
            </w:r>
          </w:p>
        </w:tc>
        <w:tc>
          <w:tcPr>
            <w:tcW w:w="1080" w:type="dxa"/>
            <w:vAlign w:val="bottom"/>
          </w:tcPr>
          <w:p w14:paraId="17CC006A" w14:textId="617C5EBF" w:rsidR="00DF4064" w:rsidRPr="003F4413" w:rsidRDefault="00DF4064" w:rsidP="005F7735">
            <w:pPr>
              <w:ind w:firstLine="0"/>
              <w:rPr>
                <w:sz w:val="16"/>
                <w:szCs w:val="16"/>
              </w:rPr>
            </w:pPr>
            <w:r w:rsidRPr="00DF4064">
              <w:rPr>
                <w:b/>
                <w:sz w:val="16"/>
                <w:szCs w:val="16"/>
              </w:rPr>
              <w:t>0.6875</w:t>
            </w:r>
          </w:p>
        </w:tc>
      </w:tr>
      <w:tr w:rsidR="00DF4064" w:rsidRPr="003F4413" w14:paraId="3C6AC83B" w14:textId="77777777" w:rsidTr="005F7735">
        <w:tc>
          <w:tcPr>
            <w:tcW w:w="1188" w:type="dxa"/>
            <w:vAlign w:val="bottom"/>
          </w:tcPr>
          <w:p w14:paraId="009656ED" w14:textId="77777777" w:rsidR="00DF4064" w:rsidRPr="003F4413" w:rsidRDefault="00DF4064" w:rsidP="005F7735">
            <w:pPr>
              <w:ind w:firstLine="0"/>
              <w:rPr>
                <w:sz w:val="16"/>
                <w:szCs w:val="16"/>
              </w:rPr>
            </w:pPr>
          </w:p>
        </w:tc>
        <w:tc>
          <w:tcPr>
            <w:tcW w:w="900" w:type="dxa"/>
            <w:vAlign w:val="bottom"/>
          </w:tcPr>
          <w:p w14:paraId="22917547" w14:textId="34753A3E" w:rsidR="00DF4064" w:rsidRPr="005F7735" w:rsidRDefault="00DF4064" w:rsidP="005F7735">
            <w:pPr>
              <w:ind w:firstLine="0"/>
              <w:jc w:val="right"/>
              <w:rPr>
                <w:sz w:val="16"/>
                <w:szCs w:val="16"/>
              </w:rPr>
            </w:pPr>
            <w:r w:rsidRPr="005F7735">
              <w:rPr>
                <w:sz w:val="16"/>
                <w:szCs w:val="16"/>
              </w:rPr>
              <w:t xml:space="preserve"> [3 7]]</w:t>
            </w:r>
          </w:p>
        </w:tc>
        <w:tc>
          <w:tcPr>
            <w:tcW w:w="1080" w:type="dxa"/>
            <w:vAlign w:val="bottom"/>
          </w:tcPr>
          <w:p w14:paraId="414CDA98" w14:textId="7B4BB94C" w:rsidR="00DF4064" w:rsidRPr="00DF4064" w:rsidRDefault="00DF4064" w:rsidP="005F7735">
            <w:pPr>
              <w:ind w:firstLine="0"/>
              <w:rPr>
                <w:b/>
                <w:sz w:val="16"/>
                <w:szCs w:val="16"/>
              </w:rPr>
            </w:pPr>
          </w:p>
        </w:tc>
      </w:tr>
    </w:tbl>
    <w:p w14:paraId="51BB6B52" w14:textId="77777777" w:rsidR="00863301" w:rsidRDefault="00863301" w:rsidP="003C0F8F">
      <w:pPr>
        <w:ind w:firstLine="0"/>
      </w:pPr>
    </w:p>
    <w:tbl>
      <w:tblPr>
        <w:tblStyle w:val="TableGrid"/>
        <w:tblW w:w="0" w:type="auto"/>
        <w:tblLayout w:type="fixed"/>
        <w:tblLook w:val="04A0" w:firstRow="1" w:lastRow="0" w:firstColumn="1" w:lastColumn="0" w:noHBand="0" w:noVBand="1"/>
      </w:tblPr>
      <w:tblGrid>
        <w:gridCol w:w="1188"/>
        <w:gridCol w:w="900"/>
        <w:gridCol w:w="1080"/>
      </w:tblGrid>
      <w:tr w:rsidR="005F7735" w:rsidRPr="003F4413" w14:paraId="264C766F" w14:textId="77777777" w:rsidTr="00863301">
        <w:trPr>
          <w:trHeight w:val="570"/>
        </w:trPr>
        <w:tc>
          <w:tcPr>
            <w:tcW w:w="3168" w:type="dxa"/>
            <w:gridSpan w:val="3"/>
            <w:shd w:val="clear" w:color="auto" w:fill="D9D9D9" w:themeFill="background1" w:themeFillShade="D9"/>
            <w:vAlign w:val="bottom"/>
          </w:tcPr>
          <w:p w14:paraId="6977718F" w14:textId="3A24EE7F" w:rsidR="005F7735" w:rsidRPr="005F7735" w:rsidRDefault="005F7735" w:rsidP="005F7735">
            <w:pPr>
              <w:ind w:firstLine="0"/>
              <w:jc w:val="center"/>
              <w:rPr>
                <w:b/>
                <w:sz w:val="16"/>
                <w:szCs w:val="16"/>
              </w:rPr>
            </w:pPr>
            <w:r w:rsidRPr="005F7735">
              <w:rPr>
                <w:rFonts w:eastAsia="Times New Roman"/>
                <w:b/>
                <w:color w:val="000000"/>
                <w:sz w:val="16"/>
                <w:szCs w:val="16"/>
              </w:rPr>
              <w:t>SURFACE PROBLEM</w:t>
            </w:r>
          </w:p>
        </w:tc>
      </w:tr>
      <w:tr w:rsidR="005F7735" w:rsidRPr="003F4413" w14:paraId="46F22501" w14:textId="77777777" w:rsidTr="005F7735">
        <w:tc>
          <w:tcPr>
            <w:tcW w:w="1188" w:type="dxa"/>
            <w:vAlign w:val="bottom"/>
          </w:tcPr>
          <w:p w14:paraId="5E6840FC" w14:textId="77777777" w:rsidR="005F7735" w:rsidRPr="003F4413" w:rsidRDefault="005F7735" w:rsidP="005F7735">
            <w:pPr>
              <w:ind w:firstLine="0"/>
              <w:rPr>
                <w:sz w:val="16"/>
                <w:szCs w:val="16"/>
              </w:rPr>
            </w:pPr>
            <w:r>
              <w:rPr>
                <w:sz w:val="16"/>
                <w:szCs w:val="16"/>
              </w:rPr>
              <w:t xml:space="preserve"> </w:t>
            </w:r>
          </w:p>
        </w:tc>
        <w:tc>
          <w:tcPr>
            <w:tcW w:w="900" w:type="dxa"/>
            <w:vAlign w:val="bottom"/>
          </w:tcPr>
          <w:p w14:paraId="6091FA62" w14:textId="77777777" w:rsidR="005F7735" w:rsidRDefault="005F7735" w:rsidP="005F7735">
            <w:pPr>
              <w:ind w:right="-141" w:firstLine="0"/>
              <w:rPr>
                <w:rFonts w:eastAsia="Times New Roman"/>
                <w:color w:val="000000"/>
                <w:sz w:val="16"/>
                <w:szCs w:val="16"/>
              </w:rPr>
            </w:pPr>
            <w:r w:rsidRPr="003F4413">
              <w:rPr>
                <w:rFonts w:eastAsia="Times New Roman"/>
                <w:color w:val="000000"/>
                <w:sz w:val="16"/>
                <w:szCs w:val="16"/>
              </w:rPr>
              <w:t xml:space="preserve">Confusion </w:t>
            </w:r>
          </w:p>
          <w:p w14:paraId="5B3F5E96" w14:textId="77777777" w:rsidR="005F7735" w:rsidRPr="003F4413" w:rsidRDefault="005F7735" w:rsidP="005F7735">
            <w:pPr>
              <w:ind w:right="-141" w:firstLine="0"/>
              <w:rPr>
                <w:sz w:val="16"/>
                <w:szCs w:val="16"/>
              </w:rPr>
            </w:pPr>
            <w:proofErr w:type="spellStart"/>
            <w:r w:rsidRPr="003F4413">
              <w:rPr>
                <w:rFonts w:eastAsia="Times New Roman"/>
                <w:color w:val="000000"/>
                <w:sz w:val="16"/>
                <w:szCs w:val="16"/>
              </w:rPr>
              <w:lastRenderedPageBreak/>
              <w:t>Matricies</w:t>
            </w:r>
            <w:proofErr w:type="spellEnd"/>
          </w:p>
        </w:tc>
        <w:tc>
          <w:tcPr>
            <w:tcW w:w="1080" w:type="dxa"/>
            <w:vAlign w:val="bottom"/>
          </w:tcPr>
          <w:p w14:paraId="291C8A4B" w14:textId="77777777" w:rsidR="005F7735" w:rsidRPr="003F4413" w:rsidRDefault="005F7735" w:rsidP="005F7735">
            <w:pPr>
              <w:ind w:firstLine="0"/>
              <w:rPr>
                <w:sz w:val="16"/>
                <w:szCs w:val="16"/>
              </w:rPr>
            </w:pPr>
            <w:r w:rsidRPr="003F4413">
              <w:rPr>
                <w:rFonts w:eastAsia="Times New Roman"/>
                <w:color w:val="000000"/>
                <w:sz w:val="16"/>
                <w:szCs w:val="16"/>
              </w:rPr>
              <w:t>Accuracy</w:t>
            </w:r>
          </w:p>
        </w:tc>
      </w:tr>
      <w:tr w:rsidR="005F7735" w:rsidRPr="003F4413" w14:paraId="4E6B4CC4" w14:textId="77777777" w:rsidTr="005F7735">
        <w:tc>
          <w:tcPr>
            <w:tcW w:w="1188" w:type="dxa"/>
            <w:vAlign w:val="bottom"/>
          </w:tcPr>
          <w:p w14:paraId="52827553" w14:textId="77777777" w:rsidR="005F7735" w:rsidRPr="003F4413" w:rsidRDefault="005F7735" w:rsidP="005F7735">
            <w:pPr>
              <w:ind w:firstLine="0"/>
              <w:rPr>
                <w:sz w:val="16"/>
                <w:szCs w:val="16"/>
              </w:rPr>
            </w:pPr>
          </w:p>
        </w:tc>
        <w:tc>
          <w:tcPr>
            <w:tcW w:w="900" w:type="dxa"/>
            <w:vAlign w:val="bottom"/>
          </w:tcPr>
          <w:p w14:paraId="71DBC272" w14:textId="77777777" w:rsidR="005F7735" w:rsidRPr="003F4413" w:rsidRDefault="005F7735" w:rsidP="005F7735">
            <w:pPr>
              <w:ind w:firstLine="0"/>
              <w:rPr>
                <w:sz w:val="16"/>
                <w:szCs w:val="16"/>
              </w:rPr>
            </w:pPr>
          </w:p>
        </w:tc>
        <w:tc>
          <w:tcPr>
            <w:tcW w:w="1080" w:type="dxa"/>
            <w:vAlign w:val="bottom"/>
          </w:tcPr>
          <w:p w14:paraId="16BF92B1" w14:textId="77777777" w:rsidR="005F7735" w:rsidRPr="003F4413" w:rsidRDefault="005F7735" w:rsidP="005F7735">
            <w:pPr>
              <w:ind w:firstLine="0"/>
              <w:rPr>
                <w:sz w:val="16"/>
                <w:szCs w:val="16"/>
              </w:rPr>
            </w:pPr>
          </w:p>
        </w:tc>
      </w:tr>
      <w:tr w:rsidR="00CD0D7B" w:rsidRPr="003F4413" w14:paraId="6DF0A971" w14:textId="77777777" w:rsidTr="005F7735">
        <w:tc>
          <w:tcPr>
            <w:tcW w:w="1188" w:type="dxa"/>
            <w:vAlign w:val="bottom"/>
          </w:tcPr>
          <w:p w14:paraId="056CEB73" w14:textId="1B700211" w:rsidR="00CD0D7B" w:rsidRPr="003F4413" w:rsidRDefault="00CD0D7B" w:rsidP="005F7735">
            <w:pPr>
              <w:ind w:firstLine="0"/>
              <w:rPr>
                <w:sz w:val="16"/>
                <w:szCs w:val="16"/>
              </w:rPr>
            </w:pPr>
            <w:r w:rsidRPr="00CD0D7B">
              <w:rPr>
                <w:sz w:val="16"/>
                <w:szCs w:val="16"/>
              </w:rPr>
              <w:t>KNN</w:t>
            </w:r>
          </w:p>
        </w:tc>
        <w:tc>
          <w:tcPr>
            <w:tcW w:w="900" w:type="dxa"/>
            <w:vAlign w:val="bottom"/>
          </w:tcPr>
          <w:p w14:paraId="3E915200" w14:textId="6E91E089" w:rsidR="00CD0D7B" w:rsidRPr="003F4413" w:rsidRDefault="00CD0D7B" w:rsidP="005F7735">
            <w:pPr>
              <w:ind w:firstLine="0"/>
              <w:jc w:val="right"/>
              <w:rPr>
                <w:sz w:val="16"/>
                <w:szCs w:val="16"/>
              </w:rPr>
            </w:pPr>
            <w:r w:rsidRPr="00CD0D7B">
              <w:rPr>
                <w:sz w:val="16"/>
                <w:szCs w:val="16"/>
              </w:rPr>
              <w:t>[[</w:t>
            </w:r>
            <w:proofErr w:type="gramStart"/>
            <w:r w:rsidRPr="00CD0D7B">
              <w:rPr>
                <w:sz w:val="16"/>
                <w:szCs w:val="16"/>
              </w:rPr>
              <w:t>23  8</w:t>
            </w:r>
            <w:proofErr w:type="gramEnd"/>
            <w:r w:rsidRPr="00CD0D7B">
              <w:rPr>
                <w:sz w:val="16"/>
                <w:szCs w:val="16"/>
              </w:rPr>
              <w:t>]</w:t>
            </w:r>
          </w:p>
        </w:tc>
        <w:tc>
          <w:tcPr>
            <w:tcW w:w="1080" w:type="dxa"/>
            <w:vAlign w:val="bottom"/>
          </w:tcPr>
          <w:p w14:paraId="68039ED1" w14:textId="0F9B97F0" w:rsidR="00CD0D7B" w:rsidRPr="003F4413" w:rsidRDefault="00CD0D7B" w:rsidP="005F7735">
            <w:pPr>
              <w:ind w:firstLine="0"/>
              <w:rPr>
                <w:sz w:val="16"/>
                <w:szCs w:val="16"/>
              </w:rPr>
            </w:pPr>
            <w:r w:rsidRPr="00CD0D7B">
              <w:rPr>
                <w:sz w:val="16"/>
                <w:szCs w:val="16"/>
              </w:rPr>
              <w:t>0.524590164</w:t>
            </w:r>
          </w:p>
        </w:tc>
      </w:tr>
      <w:tr w:rsidR="00CD0D7B" w:rsidRPr="003F4413" w14:paraId="31F7D840" w14:textId="77777777" w:rsidTr="005F7735">
        <w:tc>
          <w:tcPr>
            <w:tcW w:w="1188" w:type="dxa"/>
            <w:vAlign w:val="bottom"/>
          </w:tcPr>
          <w:p w14:paraId="44A13502" w14:textId="77777777" w:rsidR="00CD0D7B" w:rsidRPr="003F4413" w:rsidRDefault="00CD0D7B" w:rsidP="005F7735">
            <w:pPr>
              <w:ind w:firstLine="0"/>
              <w:rPr>
                <w:sz w:val="16"/>
                <w:szCs w:val="16"/>
              </w:rPr>
            </w:pPr>
          </w:p>
        </w:tc>
        <w:tc>
          <w:tcPr>
            <w:tcW w:w="900" w:type="dxa"/>
            <w:vAlign w:val="bottom"/>
          </w:tcPr>
          <w:p w14:paraId="777B695C" w14:textId="00D97839" w:rsidR="00CD0D7B" w:rsidRPr="003F4413" w:rsidRDefault="00CD0D7B" w:rsidP="005F7735">
            <w:pPr>
              <w:ind w:firstLine="0"/>
              <w:jc w:val="right"/>
              <w:rPr>
                <w:sz w:val="16"/>
                <w:szCs w:val="16"/>
              </w:rPr>
            </w:pPr>
            <w:r w:rsidRPr="00CD0D7B">
              <w:rPr>
                <w:sz w:val="16"/>
                <w:szCs w:val="16"/>
              </w:rPr>
              <w:t xml:space="preserve"> [</w:t>
            </w:r>
            <w:proofErr w:type="gramStart"/>
            <w:r w:rsidRPr="00CD0D7B">
              <w:rPr>
                <w:sz w:val="16"/>
                <w:szCs w:val="16"/>
              </w:rPr>
              <w:t>21  9</w:t>
            </w:r>
            <w:proofErr w:type="gramEnd"/>
            <w:r w:rsidRPr="00CD0D7B">
              <w:rPr>
                <w:sz w:val="16"/>
                <w:szCs w:val="16"/>
              </w:rPr>
              <w:t>]]</w:t>
            </w:r>
          </w:p>
        </w:tc>
        <w:tc>
          <w:tcPr>
            <w:tcW w:w="1080" w:type="dxa"/>
            <w:vAlign w:val="bottom"/>
          </w:tcPr>
          <w:p w14:paraId="5485F43E" w14:textId="7A34A94B" w:rsidR="00CD0D7B" w:rsidRPr="003F4413" w:rsidRDefault="00CD0D7B" w:rsidP="005F7735">
            <w:pPr>
              <w:ind w:firstLine="0"/>
              <w:rPr>
                <w:sz w:val="16"/>
                <w:szCs w:val="16"/>
              </w:rPr>
            </w:pPr>
          </w:p>
        </w:tc>
      </w:tr>
      <w:tr w:rsidR="00CD0D7B" w:rsidRPr="003F4413" w14:paraId="0C8EA7DB" w14:textId="77777777" w:rsidTr="005F7735">
        <w:tc>
          <w:tcPr>
            <w:tcW w:w="1188" w:type="dxa"/>
            <w:vAlign w:val="bottom"/>
          </w:tcPr>
          <w:p w14:paraId="0C2FCE0B" w14:textId="58D260B2" w:rsidR="00CD0D7B" w:rsidRPr="003F4413" w:rsidRDefault="00CD0D7B" w:rsidP="005F7735">
            <w:pPr>
              <w:ind w:firstLine="0"/>
              <w:rPr>
                <w:sz w:val="16"/>
                <w:szCs w:val="16"/>
              </w:rPr>
            </w:pPr>
            <w:proofErr w:type="spellStart"/>
            <w:r w:rsidRPr="00CD0D7B">
              <w:rPr>
                <w:sz w:val="16"/>
                <w:szCs w:val="16"/>
              </w:rPr>
              <w:t>R.Forest</w:t>
            </w:r>
            <w:proofErr w:type="spellEnd"/>
            <w:r w:rsidRPr="00CD0D7B">
              <w:rPr>
                <w:sz w:val="16"/>
                <w:szCs w:val="16"/>
              </w:rPr>
              <w:t xml:space="preserve"> Test</w:t>
            </w:r>
          </w:p>
        </w:tc>
        <w:tc>
          <w:tcPr>
            <w:tcW w:w="900" w:type="dxa"/>
            <w:vAlign w:val="bottom"/>
          </w:tcPr>
          <w:p w14:paraId="210037B7" w14:textId="05BEF561" w:rsidR="00CD0D7B" w:rsidRPr="003F4413" w:rsidRDefault="00CD0D7B" w:rsidP="005F7735">
            <w:pPr>
              <w:ind w:firstLine="0"/>
              <w:jc w:val="right"/>
              <w:rPr>
                <w:sz w:val="16"/>
                <w:szCs w:val="16"/>
              </w:rPr>
            </w:pPr>
            <w:r w:rsidRPr="00CD0D7B">
              <w:rPr>
                <w:sz w:val="16"/>
                <w:szCs w:val="16"/>
              </w:rPr>
              <w:t>[[16 15]</w:t>
            </w:r>
          </w:p>
        </w:tc>
        <w:tc>
          <w:tcPr>
            <w:tcW w:w="1080" w:type="dxa"/>
            <w:vAlign w:val="bottom"/>
          </w:tcPr>
          <w:p w14:paraId="20663868" w14:textId="4A6508E4" w:rsidR="00CD0D7B" w:rsidRPr="003F4413" w:rsidRDefault="00CD0D7B" w:rsidP="005F7735">
            <w:pPr>
              <w:ind w:firstLine="0"/>
              <w:rPr>
                <w:sz w:val="16"/>
                <w:szCs w:val="16"/>
              </w:rPr>
            </w:pPr>
            <w:r w:rsidRPr="00CD0D7B">
              <w:rPr>
                <w:sz w:val="16"/>
                <w:szCs w:val="16"/>
              </w:rPr>
              <w:t>0.540983607</w:t>
            </w:r>
          </w:p>
        </w:tc>
      </w:tr>
      <w:tr w:rsidR="00CD0D7B" w:rsidRPr="003F4413" w14:paraId="04318C0F" w14:textId="77777777" w:rsidTr="005F7735">
        <w:tc>
          <w:tcPr>
            <w:tcW w:w="1188" w:type="dxa"/>
            <w:vAlign w:val="bottom"/>
          </w:tcPr>
          <w:p w14:paraId="57CA2744" w14:textId="77777777" w:rsidR="00CD0D7B" w:rsidRPr="003F4413" w:rsidRDefault="00CD0D7B" w:rsidP="005F7735">
            <w:pPr>
              <w:ind w:firstLine="0"/>
              <w:rPr>
                <w:sz w:val="16"/>
                <w:szCs w:val="16"/>
              </w:rPr>
            </w:pPr>
          </w:p>
        </w:tc>
        <w:tc>
          <w:tcPr>
            <w:tcW w:w="900" w:type="dxa"/>
            <w:vAlign w:val="bottom"/>
          </w:tcPr>
          <w:p w14:paraId="01514A14" w14:textId="6D33B79F" w:rsidR="00CD0D7B" w:rsidRPr="003F4413" w:rsidRDefault="00CD0D7B" w:rsidP="005F7735">
            <w:pPr>
              <w:ind w:firstLine="0"/>
              <w:jc w:val="right"/>
              <w:rPr>
                <w:sz w:val="16"/>
                <w:szCs w:val="16"/>
              </w:rPr>
            </w:pPr>
            <w:r w:rsidRPr="00CD0D7B">
              <w:rPr>
                <w:sz w:val="16"/>
                <w:szCs w:val="16"/>
              </w:rPr>
              <w:t xml:space="preserve"> [13 17]]</w:t>
            </w:r>
          </w:p>
        </w:tc>
        <w:tc>
          <w:tcPr>
            <w:tcW w:w="1080" w:type="dxa"/>
            <w:vAlign w:val="bottom"/>
          </w:tcPr>
          <w:p w14:paraId="269383BC" w14:textId="42D8F132" w:rsidR="00CD0D7B" w:rsidRPr="003F4413" w:rsidRDefault="00CD0D7B" w:rsidP="005F7735">
            <w:pPr>
              <w:ind w:firstLine="0"/>
              <w:rPr>
                <w:sz w:val="16"/>
                <w:szCs w:val="16"/>
              </w:rPr>
            </w:pPr>
          </w:p>
        </w:tc>
      </w:tr>
      <w:tr w:rsidR="00CD0D7B" w:rsidRPr="003F4413" w14:paraId="53F54425" w14:textId="77777777" w:rsidTr="005F7735">
        <w:tc>
          <w:tcPr>
            <w:tcW w:w="1188" w:type="dxa"/>
            <w:vAlign w:val="bottom"/>
          </w:tcPr>
          <w:p w14:paraId="7BD6C25F" w14:textId="5EBAA39A" w:rsidR="00CD0D7B" w:rsidRPr="003F4413" w:rsidRDefault="00CD0D7B" w:rsidP="005F7735">
            <w:pPr>
              <w:ind w:firstLine="0"/>
              <w:rPr>
                <w:sz w:val="16"/>
                <w:szCs w:val="16"/>
              </w:rPr>
            </w:pPr>
            <w:r w:rsidRPr="00CD0D7B">
              <w:rPr>
                <w:sz w:val="16"/>
                <w:szCs w:val="16"/>
              </w:rPr>
              <w:t>Log. Reg</w:t>
            </w:r>
          </w:p>
        </w:tc>
        <w:tc>
          <w:tcPr>
            <w:tcW w:w="900" w:type="dxa"/>
            <w:vAlign w:val="bottom"/>
          </w:tcPr>
          <w:p w14:paraId="78EBB16E" w14:textId="18D61030" w:rsidR="00CD0D7B" w:rsidRPr="003F4413" w:rsidRDefault="00CD0D7B" w:rsidP="005F7735">
            <w:pPr>
              <w:ind w:firstLine="0"/>
              <w:jc w:val="right"/>
              <w:rPr>
                <w:sz w:val="16"/>
                <w:szCs w:val="16"/>
              </w:rPr>
            </w:pPr>
            <w:r w:rsidRPr="00CD0D7B">
              <w:rPr>
                <w:sz w:val="16"/>
                <w:szCs w:val="16"/>
              </w:rPr>
              <w:t>[[3 4]</w:t>
            </w:r>
          </w:p>
        </w:tc>
        <w:tc>
          <w:tcPr>
            <w:tcW w:w="1080" w:type="dxa"/>
            <w:vAlign w:val="bottom"/>
          </w:tcPr>
          <w:p w14:paraId="0502B563" w14:textId="614C2DD9" w:rsidR="00CD0D7B" w:rsidRPr="003F4413" w:rsidRDefault="00CD0D7B" w:rsidP="005F7735">
            <w:pPr>
              <w:ind w:firstLine="0"/>
              <w:rPr>
                <w:sz w:val="16"/>
                <w:szCs w:val="16"/>
              </w:rPr>
            </w:pPr>
            <w:r w:rsidRPr="00CD0D7B">
              <w:rPr>
                <w:sz w:val="16"/>
                <w:szCs w:val="16"/>
              </w:rPr>
              <w:t>0.5625</w:t>
            </w:r>
          </w:p>
        </w:tc>
      </w:tr>
      <w:tr w:rsidR="00CD0D7B" w:rsidRPr="003F4413" w14:paraId="4E62F7F5" w14:textId="77777777" w:rsidTr="005F7735">
        <w:tc>
          <w:tcPr>
            <w:tcW w:w="1188" w:type="dxa"/>
            <w:vAlign w:val="bottom"/>
          </w:tcPr>
          <w:p w14:paraId="03442D97" w14:textId="77777777" w:rsidR="00CD0D7B" w:rsidRPr="003F4413" w:rsidRDefault="00CD0D7B" w:rsidP="005F7735">
            <w:pPr>
              <w:ind w:firstLine="0"/>
              <w:rPr>
                <w:sz w:val="16"/>
                <w:szCs w:val="16"/>
              </w:rPr>
            </w:pPr>
          </w:p>
        </w:tc>
        <w:tc>
          <w:tcPr>
            <w:tcW w:w="900" w:type="dxa"/>
            <w:vAlign w:val="bottom"/>
          </w:tcPr>
          <w:p w14:paraId="6995ADC7" w14:textId="6DB4BB19" w:rsidR="00CD0D7B" w:rsidRPr="003F4413" w:rsidRDefault="00CD0D7B" w:rsidP="005F7735">
            <w:pPr>
              <w:ind w:firstLine="0"/>
              <w:jc w:val="right"/>
              <w:rPr>
                <w:sz w:val="16"/>
                <w:szCs w:val="16"/>
              </w:rPr>
            </w:pPr>
            <w:r w:rsidRPr="00CD0D7B">
              <w:rPr>
                <w:sz w:val="16"/>
                <w:szCs w:val="16"/>
              </w:rPr>
              <w:t xml:space="preserve"> [3 6]]</w:t>
            </w:r>
          </w:p>
        </w:tc>
        <w:tc>
          <w:tcPr>
            <w:tcW w:w="1080" w:type="dxa"/>
            <w:vAlign w:val="bottom"/>
          </w:tcPr>
          <w:p w14:paraId="2E38A6C7" w14:textId="4E833AC9" w:rsidR="00CD0D7B" w:rsidRPr="003F4413" w:rsidRDefault="00CD0D7B" w:rsidP="005F7735">
            <w:pPr>
              <w:ind w:firstLine="0"/>
              <w:rPr>
                <w:sz w:val="16"/>
                <w:szCs w:val="16"/>
              </w:rPr>
            </w:pPr>
          </w:p>
        </w:tc>
      </w:tr>
      <w:tr w:rsidR="00CD0D7B" w:rsidRPr="003F4413" w14:paraId="36CDCCC1" w14:textId="77777777" w:rsidTr="005F7735">
        <w:tc>
          <w:tcPr>
            <w:tcW w:w="1188" w:type="dxa"/>
            <w:vAlign w:val="bottom"/>
          </w:tcPr>
          <w:p w14:paraId="45CF5FC6" w14:textId="028877C1" w:rsidR="00CD0D7B" w:rsidRPr="003F4413" w:rsidRDefault="00CD0D7B" w:rsidP="005F7735">
            <w:pPr>
              <w:ind w:firstLine="0"/>
              <w:rPr>
                <w:sz w:val="16"/>
                <w:szCs w:val="16"/>
              </w:rPr>
            </w:pPr>
            <w:r w:rsidRPr="00CD0D7B">
              <w:rPr>
                <w:sz w:val="16"/>
                <w:szCs w:val="16"/>
              </w:rPr>
              <w:t>SVM</w:t>
            </w:r>
          </w:p>
        </w:tc>
        <w:tc>
          <w:tcPr>
            <w:tcW w:w="900" w:type="dxa"/>
            <w:vAlign w:val="bottom"/>
          </w:tcPr>
          <w:p w14:paraId="3F9A0CBE" w14:textId="2B5E55BB" w:rsidR="00CD0D7B" w:rsidRPr="003F4413" w:rsidRDefault="00CD0D7B" w:rsidP="005F7735">
            <w:pPr>
              <w:ind w:firstLine="0"/>
              <w:jc w:val="right"/>
              <w:rPr>
                <w:sz w:val="16"/>
                <w:szCs w:val="16"/>
              </w:rPr>
            </w:pPr>
            <w:r w:rsidRPr="00CD0D7B">
              <w:rPr>
                <w:sz w:val="16"/>
                <w:szCs w:val="16"/>
              </w:rPr>
              <w:t>[[4 3]</w:t>
            </w:r>
          </w:p>
        </w:tc>
        <w:tc>
          <w:tcPr>
            <w:tcW w:w="1080" w:type="dxa"/>
            <w:vAlign w:val="bottom"/>
          </w:tcPr>
          <w:p w14:paraId="13E79863" w14:textId="263745E1" w:rsidR="00CD0D7B" w:rsidRPr="003F4413" w:rsidRDefault="00CD0D7B" w:rsidP="005F7735">
            <w:pPr>
              <w:ind w:firstLine="0"/>
              <w:rPr>
                <w:sz w:val="16"/>
                <w:szCs w:val="16"/>
              </w:rPr>
            </w:pPr>
            <w:r w:rsidRPr="00CD0D7B">
              <w:rPr>
                <w:sz w:val="16"/>
                <w:szCs w:val="16"/>
              </w:rPr>
              <w:t>0.5625</w:t>
            </w:r>
          </w:p>
        </w:tc>
      </w:tr>
      <w:tr w:rsidR="00CD0D7B" w:rsidRPr="003F4413" w14:paraId="0EA2BBAC" w14:textId="77777777" w:rsidTr="005F7735">
        <w:tc>
          <w:tcPr>
            <w:tcW w:w="1188" w:type="dxa"/>
            <w:vAlign w:val="bottom"/>
          </w:tcPr>
          <w:p w14:paraId="1034EA33" w14:textId="77777777" w:rsidR="00CD0D7B" w:rsidRPr="003F4413" w:rsidRDefault="00CD0D7B" w:rsidP="005F7735">
            <w:pPr>
              <w:ind w:firstLine="0"/>
              <w:rPr>
                <w:sz w:val="16"/>
                <w:szCs w:val="16"/>
              </w:rPr>
            </w:pPr>
          </w:p>
        </w:tc>
        <w:tc>
          <w:tcPr>
            <w:tcW w:w="900" w:type="dxa"/>
            <w:vAlign w:val="bottom"/>
          </w:tcPr>
          <w:p w14:paraId="59095116" w14:textId="2E20A27E" w:rsidR="00CD0D7B" w:rsidRPr="003F4413" w:rsidRDefault="00CD0D7B" w:rsidP="005F7735">
            <w:pPr>
              <w:ind w:firstLine="0"/>
              <w:jc w:val="right"/>
              <w:rPr>
                <w:sz w:val="16"/>
                <w:szCs w:val="16"/>
              </w:rPr>
            </w:pPr>
            <w:r w:rsidRPr="00CD0D7B">
              <w:rPr>
                <w:sz w:val="16"/>
                <w:szCs w:val="16"/>
              </w:rPr>
              <w:t xml:space="preserve"> [4 5]</w:t>
            </w:r>
          </w:p>
        </w:tc>
        <w:tc>
          <w:tcPr>
            <w:tcW w:w="1080" w:type="dxa"/>
            <w:vAlign w:val="bottom"/>
          </w:tcPr>
          <w:p w14:paraId="5578996D" w14:textId="5EBA4126" w:rsidR="00CD0D7B" w:rsidRPr="003F4413" w:rsidRDefault="00CD0D7B" w:rsidP="005F7735">
            <w:pPr>
              <w:ind w:firstLine="0"/>
              <w:rPr>
                <w:sz w:val="16"/>
                <w:szCs w:val="16"/>
              </w:rPr>
            </w:pPr>
          </w:p>
        </w:tc>
      </w:tr>
      <w:tr w:rsidR="00CD0D7B" w:rsidRPr="003F4413" w14:paraId="4EBD4FF6" w14:textId="77777777" w:rsidTr="005F7735">
        <w:tc>
          <w:tcPr>
            <w:tcW w:w="1188" w:type="dxa"/>
            <w:vAlign w:val="bottom"/>
          </w:tcPr>
          <w:p w14:paraId="14067D7E" w14:textId="7DB1A95D" w:rsidR="00CD0D7B" w:rsidRPr="003F4413" w:rsidRDefault="00CD0D7B" w:rsidP="005F7735">
            <w:pPr>
              <w:ind w:firstLine="0"/>
              <w:rPr>
                <w:sz w:val="16"/>
                <w:szCs w:val="16"/>
              </w:rPr>
            </w:pPr>
            <w:proofErr w:type="spellStart"/>
            <w:r>
              <w:rPr>
                <w:sz w:val="16"/>
                <w:szCs w:val="16"/>
              </w:rPr>
              <w:t>R.</w:t>
            </w:r>
            <w:r w:rsidRPr="00CD0D7B">
              <w:rPr>
                <w:sz w:val="16"/>
                <w:szCs w:val="16"/>
              </w:rPr>
              <w:t>Forest</w:t>
            </w:r>
            <w:proofErr w:type="spellEnd"/>
            <w:r w:rsidRPr="00CD0D7B">
              <w:rPr>
                <w:sz w:val="16"/>
                <w:szCs w:val="16"/>
              </w:rPr>
              <w:t xml:space="preserve"> Train</w:t>
            </w:r>
          </w:p>
        </w:tc>
        <w:tc>
          <w:tcPr>
            <w:tcW w:w="900" w:type="dxa"/>
            <w:vAlign w:val="bottom"/>
          </w:tcPr>
          <w:p w14:paraId="5809139A" w14:textId="7178DC91" w:rsidR="00CD0D7B" w:rsidRPr="003F4413" w:rsidRDefault="00CD0D7B" w:rsidP="005F7735">
            <w:pPr>
              <w:ind w:firstLine="0"/>
              <w:jc w:val="right"/>
              <w:rPr>
                <w:sz w:val="16"/>
                <w:szCs w:val="16"/>
              </w:rPr>
            </w:pPr>
            <w:r w:rsidRPr="00CD0D7B">
              <w:rPr>
                <w:sz w:val="16"/>
                <w:szCs w:val="16"/>
              </w:rPr>
              <w:t>[[17 14]</w:t>
            </w:r>
          </w:p>
        </w:tc>
        <w:tc>
          <w:tcPr>
            <w:tcW w:w="1080" w:type="dxa"/>
            <w:vAlign w:val="bottom"/>
          </w:tcPr>
          <w:p w14:paraId="6F41EA10" w14:textId="135FE702" w:rsidR="00CD0D7B" w:rsidRPr="003F4413" w:rsidRDefault="00CD0D7B" w:rsidP="005F7735">
            <w:pPr>
              <w:ind w:firstLine="0"/>
              <w:rPr>
                <w:sz w:val="16"/>
                <w:szCs w:val="16"/>
              </w:rPr>
            </w:pPr>
            <w:r w:rsidRPr="00CD0D7B">
              <w:rPr>
                <w:sz w:val="16"/>
                <w:szCs w:val="16"/>
              </w:rPr>
              <w:t>0.573770492</w:t>
            </w:r>
          </w:p>
        </w:tc>
      </w:tr>
      <w:tr w:rsidR="00CD0D7B" w:rsidRPr="003F4413" w14:paraId="373A68EC" w14:textId="77777777" w:rsidTr="005F7735">
        <w:tc>
          <w:tcPr>
            <w:tcW w:w="1188" w:type="dxa"/>
            <w:vAlign w:val="bottom"/>
          </w:tcPr>
          <w:p w14:paraId="4FB17CCA" w14:textId="77777777" w:rsidR="00CD0D7B" w:rsidRPr="003F4413" w:rsidRDefault="00CD0D7B" w:rsidP="005F7735">
            <w:pPr>
              <w:ind w:firstLine="0"/>
              <w:rPr>
                <w:sz w:val="16"/>
                <w:szCs w:val="16"/>
              </w:rPr>
            </w:pPr>
          </w:p>
        </w:tc>
        <w:tc>
          <w:tcPr>
            <w:tcW w:w="900" w:type="dxa"/>
            <w:vAlign w:val="bottom"/>
          </w:tcPr>
          <w:p w14:paraId="670D24DA" w14:textId="39FE178E" w:rsidR="00CD0D7B" w:rsidRPr="003F4413" w:rsidRDefault="00CD0D7B" w:rsidP="005F7735">
            <w:pPr>
              <w:ind w:firstLine="0"/>
              <w:jc w:val="right"/>
              <w:rPr>
                <w:sz w:val="16"/>
                <w:szCs w:val="16"/>
              </w:rPr>
            </w:pPr>
            <w:r w:rsidRPr="00CD0D7B">
              <w:rPr>
                <w:sz w:val="16"/>
                <w:szCs w:val="16"/>
              </w:rPr>
              <w:t xml:space="preserve"> [12 18]]</w:t>
            </w:r>
          </w:p>
        </w:tc>
        <w:tc>
          <w:tcPr>
            <w:tcW w:w="1080" w:type="dxa"/>
            <w:vAlign w:val="bottom"/>
          </w:tcPr>
          <w:p w14:paraId="7E4BA65E" w14:textId="75B4F553" w:rsidR="00CD0D7B" w:rsidRPr="003F4413" w:rsidRDefault="00CD0D7B" w:rsidP="005F7735">
            <w:pPr>
              <w:ind w:firstLine="0"/>
              <w:rPr>
                <w:sz w:val="16"/>
                <w:szCs w:val="16"/>
              </w:rPr>
            </w:pPr>
          </w:p>
        </w:tc>
      </w:tr>
      <w:tr w:rsidR="00CD0D7B" w:rsidRPr="003F4413" w14:paraId="71F3C3AE" w14:textId="77777777" w:rsidTr="005F7735">
        <w:tc>
          <w:tcPr>
            <w:tcW w:w="1188" w:type="dxa"/>
            <w:vAlign w:val="bottom"/>
          </w:tcPr>
          <w:p w14:paraId="56D7FA7A" w14:textId="628A98BF" w:rsidR="00CD0D7B" w:rsidRPr="003F4413" w:rsidRDefault="00CD0D7B" w:rsidP="005F7735">
            <w:pPr>
              <w:ind w:firstLine="0"/>
              <w:rPr>
                <w:sz w:val="16"/>
                <w:szCs w:val="16"/>
              </w:rPr>
            </w:pPr>
            <w:r>
              <w:rPr>
                <w:sz w:val="16"/>
                <w:szCs w:val="16"/>
              </w:rPr>
              <w:t xml:space="preserve">R. Forest </w:t>
            </w:r>
            <w:r w:rsidRPr="00CD0D7B">
              <w:rPr>
                <w:sz w:val="16"/>
                <w:szCs w:val="16"/>
              </w:rPr>
              <w:t>(10)</w:t>
            </w:r>
          </w:p>
        </w:tc>
        <w:tc>
          <w:tcPr>
            <w:tcW w:w="900" w:type="dxa"/>
            <w:vAlign w:val="bottom"/>
          </w:tcPr>
          <w:p w14:paraId="36B104DF" w14:textId="6352FE3E" w:rsidR="00CD0D7B" w:rsidRPr="005F7735" w:rsidRDefault="00CD0D7B" w:rsidP="005F7735">
            <w:pPr>
              <w:ind w:firstLine="0"/>
              <w:jc w:val="right"/>
              <w:rPr>
                <w:sz w:val="16"/>
                <w:szCs w:val="16"/>
              </w:rPr>
            </w:pPr>
            <w:r w:rsidRPr="00CD0D7B">
              <w:rPr>
                <w:sz w:val="16"/>
                <w:szCs w:val="16"/>
              </w:rPr>
              <w:t>[[17 14]</w:t>
            </w:r>
          </w:p>
        </w:tc>
        <w:tc>
          <w:tcPr>
            <w:tcW w:w="1080" w:type="dxa"/>
            <w:vAlign w:val="bottom"/>
          </w:tcPr>
          <w:p w14:paraId="40149DBA" w14:textId="032F754B" w:rsidR="00CD0D7B" w:rsidRPr="00DF4064" w:rsidRDefault="00CD0D7B" w:rsidP="005F7735">
            <w:pPr>
              <w:ind w:firstLine="0"/>
              <w:rPr>
                <w:b/>
                <w:sz w:val="16"/>
                <w:szCs w:val="16"/>
              </w:rPr>
            </w:pPr>
            <w:r w:rsidRPr="00DF4064">
              <w:rPr>
                <w:b/>
                <w:sz w:val="16"/>
                <w:szCs w:val="16"/>
              </w:rPr>
              <w:t>0.62295082</w:t>
            </w:r>
          </w:p>
        </w:tc>
      </w:tr>
      <w:tr w:rsidR="00CD0D7B" w:rsidRPr="003F4413" w14:paraId="7422FC95" w14:textId="77777777" w:rsidTr="005F7735">
        <w:tc>
          <w:tcPr>
            <w:tcW w:w="1188" w:type="dxa"/>
            <w:vAlign w:val="bottom"/>
          </w:tcPr>
          <w:p w14:paraId="2FA6E59F" w14:textId="77777777" w:rsidR="00CD0D7B" w:rsidRPr="003F4413" w:rsidRDefault="00CD0D7B" w:rsidP="00CD0D7B">
            <w:pPr>
              <w:ind w:firstLine="0"/>
              <w:rPr>
                <w:sz w:val="16"/>
                <w:szCs w:val="16"/>
              </w:rPr>
            </w:pPr>
          </w:p>
        </w:tc>
        <w:tc>
          <w:tcPr>
            <w:tcW w:w="900" w:type="dxa"/>
            <w:vAlign w:val="bottom"/>
          </w:tcPr>
          <w:p w14:paraId="30C3BE88" w14:textId="7A12B199" w:rsidR="00CD0D7B" w:rsidRPr="005F7735" w:rsidRDefault="00CD0D7B" w:rsidP="00CD0D7B">
            <w:pPr>
              <w:ind w:firstLine="0"/>
              <w:rPr>
                <w:sz w:val="16"/>
                <w:szCs w:val="16"/>
              </w:rPr>
            </w:pPr>
            <w:r w:rsidRPr="00CD0D7B">
              <w:rPr>
                <w:sz w:val="16"/>
                <w:szCs w:val="16"/>
              </w:rPr>
              <w:t xml:space="preserve"> </w:t>
            </w:r>
            <w:r>
              <w:rPr>
                <w:sz w:val="16"/>
                <w:szCs w:val="16"/>
              </w:rPr>
              <w:t xml:space="preserve">    </w:t>
            </w:r>
            <w:r w:rsidRPr="00CD0D7B">
              <w:rPr>
                <w:sz w:val="16"/>
                <w:szCs w:val="16"/>
              </w:rPr>
              <w:t>[ 9 21]]</w:t>
            </w:r>
          </w:p>
        </w:tc>
        <w:tc>
          <w:tcPr>
            <w:tcW w:w="1080" w:type="dxa"/>
            <w:vAlign w:val="bottom"/>
          </w:tcPr>
          <w:p w14:paraId="607142F8" w14:textId="4E033BD3" w:rsidR="00CD0D7B" w:rsidRPr="003F4413" w:rsidRDefault="00CD0D7B" w:rsidP="00CD0D7B">
            <w:pPr>
              <w:ind w:firstLine="0"/>
              <w:rPr>
                <w:sz w:val="16"/>
                <w:szCs w:val="16"/>
              </w:rPr>
            </w:pPr>
          </w:p>
        </w:tc>
      </w:tr>
    </w:tbl>
    <w:p w14:paraId="0195CFF0" w14:textId="77777777" w:rsidR="005F7735" w:rsidRDefault="005F7735" w:rsidP="00CD0D7B">
      <w:pPr>
        <w:ind w:firstLine="0"/>
        <w:jc w:val="center"/>
        <w:rPr>
          <w:sz w:val="16"/>
          <w:szCs w:val="16"/>
        </w:rPr>
        <w:sectPr w:rsidR="005F7735" w:rsidSect="005F7735">
          <w:type w:val="continuous"/>
          <w:pgSz w:w="11907" w:h="16840" w:code="9"/>
          <w:pgMar w:top="2948" w:right="2495" w:bottom="2948" w:left="2495" w:header="2381" w:footer="1389" w:gutter="0"/>
          <w:cols w:num="2" w:space="720"/>
          <w:noEndnote/>
          <w:titlePg/>
        </w:sectPr>
      </w:pPr>
    </w:p>
    <w:p w14:paraId="1B4C7B36" w14:textId="77777777" w:rsidR="00140C12" w:rsidRDefault="00140C12" w:rsidP="001977AD">
      <w:pPr>
        <w:ind w:firstLine="202"/>
      </w:pPr>
    </w:p>
    <w:p w14:paraId="5C92CF18" w14:textId="0EB53B95" w:rsidR="005F7735" w:rsidRDefault="00CD0D7B" w:rsidP="001977AD">
      <w:pPr>
        <w:ind w:firstLine="202"/>
      </w:pPr>
      <w:r>
        <w:t xml:space="preserve">Our results show that we are able to predict the sidewalk label based on price per square foot with better than 60% accuracy. Higher than </w:t>
      </w:r>
      <w:ins w:id="6" w:author="Mowat, Nathan" w:date="2017-10-26T20:10:00Z">
        <w:r w:rsidR="003E37EA">
          <w:t xml:space="preserve">random </w:t>
        </w:r>
      </w:ins>
      <w:r>
        <w:t xml:space="preserve">chance, our results do indicate that there is a relationship between </w:t>
      </w:r>
      <w:r w:rsidR="001977AD">
        <w:t xml:space="preserve">fluctuating </w:t>
      </w:r>
      <w:r>
        <w:t xml:space="preserve">neighborhood pricing and sidewalk condition. </w:t>
      </w:r>
    </w:p>
    <w:p w14:paraId="29476339" w14:textId="3C009042" w:rsidR="003C0F8F" w:rsidRDefault="003C0F8F" w:rsidP="003C0F8F">
      <w:pPr>
        <w:ind w:firstLine="0"/>
      </w:pPr>
    </w:p>
    <w:p w14:paraId="32B63C87" w14:textId="77777777" w:rsidR="003C0F8F" w:rsidRDefault="003C0F8F" w:rsidP="003C0F8F">
      <w:pPr>
        <w:pStyle w:val="p1"/>
        <w:rPr>
          <w:rFonts w:eastAsia="PMingLiU"/>
          <w:color w:val="000000"/>
          <w:sz w:val="20"/>
          <w:szCs w:val="20"/>
          <w:lang w:eastAsia="de-DE"/>
        </w:rPr>
      </w:pPr>
    </w:p>
    <w:p w14:paraId="143CD113" w14:textId="76DCCF3E" w:rsidR="003C0F8F" w:rsidRPr="00F66D64" w:rsidRDefault="003C0F8F" w:rsidP="003C0F8F">
      <w:pPr>
        <w:ind w:firstLine="0"/>
      </w:pPr>
      <w:r>
        <w:rPr>
          <w:b/>
          <w:lang w:eastAsia="en-US"/>
        </w:rPr>
        <w:t>4.2</w:t>
      </w:r>
      <w:r w:rsidRPr="00EC07E0">
        <w:rPr>
          <w:b/>
          <w:lang w:eastAsia="en-US"/>
        </w:rPr>
        <w:tab/>
      </w:r>
      <w:r w:rsidR="001977AD">
        <w:rPr>
          <w:b/>
          <w:lang w:eastAsia="en-US"/>
        </w:rPr>
        <w:t>Granularity</w:t>
      </w:r>
    </w:p>
    <w:p w14:paraId="7C2D8B0F" w14:textId="77777777" w:rsidR="003C0F8F" w:rsidRPr="00356347" w:rsidRDefault="003C0F8F" w:rsidP="003C0F8F"/>
    <w:p w14:paraId="2495C7C9" w14:textId="71E6C34D" w:rsidR="001B5A5A" w:rsidRPr="008F431F" w:rsidRDefault="001977AD" w:rsidP="003C0F8F">
      <w:pPr>
        <w:ind w:firstLine="0"/>
      </w:pPr>
      <w:r>
        <w:t>In conjunction with our regionality results, we wanted to compare it against something more specific. Since we had access to the individual “Project Sidewalk” labels, we worked to grid these points out against the reported crime data. Using random forest modeling, we compared the results from a 25 x 25 grid and a 50 x 50 grid of Washington D.C.</w:t>
      </w:r>
      <w:r w:rsidR="006E162B">
        <w:t xml:space="preserve"> </w:t>
      </w:r>
    </w:p>
    <w:p w14:paraId="211E3A6B" w14:textId="77777777" w:rsidR="001B5A5A" w:rsidRDefault="001B5A5A" w:rsidP="003C0F8F">
      <w:pPr>
        <w:ind w:firstLine="0"/>
        <w:rPr>
          <w:sz w:val="18"/>
          <w:szCs w:val="18"/>
        </w:rPr>
      </w:pPr>
    </w:p>
    <w:p w14:paraId="7B35D279" w14:textId="7682A66B" w:rsidR="00140C12" w:rsidRDefault="00CD79B7" w:rsidP="008F431F">
      <w:pPr>
        <w:ind w:firstLine="0"/>
        <w:jc w:val="center"/>
        <w:rPr>
          <w:sz w:val="18"/>
          <w:szCs w:val="18"/>
        </w:rPr>
      </w:pPr>
      <w:r>
        <w:rPr>
          <w:noProof/>
          <w:sz w:val="18"/>
          <w:szCs w:val="18"/>
          <w:lang w:eastAsia="en-US"/>
        </w:rPr>
        <w:drawing>
          <wp:inline distT="0" distB="0" distL="0" distR="0" wp14:anchorId="2D4DA25B" wp14:editId="0904496A">
            <wp:extent cx="4230158" cy="1974074"/>
            <wp:effectExtent l="0" t="0" r="0" b="7620"/>
            <wp:docPr id="1" name="Picture 1" descr="macnificent2:Users:macnificent:Desktop:Screen Shot 2017-12-05 at 4.4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nificent2:Users:macnificent:Desktop:Screen Shot 2017-12-05 at 4.42.3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158" cy="1974074"/>
                    </a:xfrm>
                    <a:prstGeom prst="rect">
                      <a:avLst/>
                    </a:prstGeom>
                    <a:noFill/>
                    <a:ln>
                      <a:noFill/>
                    </a:ln>
                  </pic:spPr>
                </pic:pic>
              </a:graphicData>
            </a:graphic>
          </wp:inline>
        </w:drawing>
      </w:r>
    </w:p>
    <w:p w14:paraId="0917F769" w14:textId="77777777" w:rsidR="001B5A5A" w:rsidRDefault="001B5A5A" w:rsidP="003C0F8F">
      <w:pPr>
        <w:ind w:firstLine="0"/>
        <w:rPr>
          <w:b/>
          <w:sz w:val="18"/>
          <w:szCs w:val="18"/>
        </w:rPr>
      </w:pPr>
    </w:p>
    <w:p w14:paraId="7BFFD544" w14:textId="4B06B74B" w:rsidR="001B5A5A" w:rsidRPr="00CD79B7" w:rsidRDefault="001B5A5A" w:rsidP="003C0F8F">
      <w:pPr>
        <w:ind w:firstLine="0"/>
        <w:rPr>
          <w:sz w:val="18"/>
          <w:szCs w:val="18"/>
        </w:rPr>
      </w:pPr>
      <w:r w:rsidRPr="00941624">
        <w:rPr>
          <w:b/>
          <w:sz w:val="18"/>
          <w:szCs w:val="18"/>
        </w:rPr>
        <w:t>Fig. 3.</w:t>
      </w:r>
      <w:r w:rsidR="00CD79B7">
        <w:rPr>
          <w:sz w:val="18"/>
          <w:szCs w:val="18"/>
        </w:rPr>
        <w:t xml:space="preserve"> 25 x 25</w:t>
      </w:r>
      <w:r w:rsidRPr="00140C12">
        <w:rPr>
          <w:sz w:val="18"/>
          <w:szCs w:val="18"/>
        </w:rPr>
        <w:t xml:space="preserve"> </w:t>
      </w:r>
      <w:r>
        <w:rPr>
          <w:sz w:val="18"/>
          <w:szCs w:val="18"/>
        </w:rPr>
        <w:t>Grid Layout of Washington D.C.</w:t>
      </w:r>
      <w:r w:rsidR="00CD79B7">
        <w:rPr>
          <w:sz w:val="18"/>
          <w:szCs w:val="18"/>
        </w:rPr>
        <w:t xml:space="preserve"> (</w:t>
      </w:r>
      <w:r w:rsidR="00515074">
        <w:rPr>
          <w:i/>
          <w:sz w:val="18"/>
          <w:szCs w:val="18"/>
        </w:rPr>
        <w:t>left</w:t>
      </w:r>
      <w:r w:rsidR="00515074">
        <w:rPr>
          <w:sz w:val="18"/>
          <w:szCs w:val="18"/>
        </w:rPr>
        <w:t>),</w:t>
      </w:r>
      <w:r w:rsidR="00CD79B7">
        <w:rPr>
          <w:sz w:val="18"/>
          <w:szCs w:val="18"/>
        </w:rPr>
        <w:t xml:space="preserve"> 50 x 50 Grid Layout of Washington D.C. (</w:t>
      </w:r>
      <w:r w:rsidR="00CD79B7">
        <w:rPr>
          <w:i/>
          <w:sz w:val="18"/>
          <w:szCs w:val="18"/>
        </w:rPr>
        <w:t>right</w:t>
      </w:r>
      <w:r w:rsidR="00CD79B7">
        <w:rPr>
          <w:sz w:val="18"/>
          <w:szCs w:val="18"/>
        </w:rPr>
        <w:t>)</w:t>
      </w:r>
    </w:p>
    <w:p w14:paraId="42462D95" w14:textId="77777777" w:rsidR="00140C12" w:rsidRDefault="00140C12" w:rsidP="003C0F8F">
      <w:pPr>
        <w:ind w:firstLine="0"/>
      </w:pPr>
    </w:p>
    <w:p w14:paraId="7A3CB163" w14:textId="032B915F" w:rsidR="003C0F8F" w:rsidRDefault="006E162B" w:rsidP="001B5A5A">
      <w:pPr>
        <w:ind w:firstLine="230"/>
      </w:pPr>
      <w:r>
        <w:t xml:space="preserve">Looking at the different confusion matrices and </w:t>
      </w:r>
      <w:r w:rsidR="00104EBF">
        <w:t>out of bag (</w:t>
      </w:r>
      <w:r>
        <w:t>OOB</w:t>
      </w:r>
      <w:r w:rsidR="00104EBF">
        <w:t>)</w:t>
      </w:r>
      <w:r>
        <w:t xml:space="preserve"> Error rates, its clear that the 25 x 25 grid provides better</w:t>
      </w:r>
      <w:r w:rsidR="00ED5A05">
        <w:t xml:space="preserve"> results than the 50 x 50 grid</w:t>
      </w:r>
      <w:ins w:id="7" w:author="Mowat, Nathan" w:date="2017-10-26T20:11:00Z">
        <w:r w:rsidR="003E37EA">
          <w:t xml:space="preserve"> at the cost of increased granularity</w:t>
        </w:r>
      </w:ins>
      <w:r w:rsidR="00ED5A05">
        <w:t xml:space="preserve">. The “other” label category was not included because the results were inconclusive. </w:t>
      </w:r>
    </w:p>
    <w:p w14:paraId="5DC915C9" w14:textId="77777777" w:rsidR="006E162B" w:rsidRDefault="006E162B" w:rsidP="003C0F8F">
      <w:pPr>
        <w:ind w:firstLine="0"/>
      </w:pPr>
    </w:p>
    <w:p w14:paraId="10D6435C" w14:textId="1D6305BE" w:rsidR="006E162B" w:rsidRPr="003F4413" w:rsidRDefault="006E162B" w:rsidP="006E162B">
      <w:pPr>
        <w:ind w:firstLine="0"/>
        <w:rPr>
          <w:color w:val="000000"/>
        </w:rPr>
      </w:pPr>
      <w:r w:rsidRPr="0091775B">
        <w:rPr>
          <w:rFonts w:ascii="Times New Roman" w:eastAsiaTheme="minorEastAsia" w:hAnsi="Times New Roman"/>
          <w:b/>
          <w:sz w:val="18"/>
          <w:szCs w:val="18"/>
          <w:lang w:eastAsia="en-US"/>
        </w:rPr>
        <w:t>Table 6.</w:t>
      </w:r>
      <w:r w:rsidR="001B5A5A">
        <w:rPr>
          <w:rFonts w:ascii="Times New Roman" w:eastAsiaTheme="minorEastAsia" w:hAnsi="Times New Roman"/>
          <w:sz w:val="18"/>
          <w:szCs w:val="18"/>
          <w:lang w:eastAsia="en-US"/>
        </w:rPr>
        <w:t xml:space="preserve"> </w:t>
      </w:r>
      <w:r w:rsidR="001B5A5A">
        <w:rPr>
          <w:rFonts w:ascii="Times New Roman" w:eastAsiaTheme="minorEastAsia" w:hAnsi="Times New Roman"/>
          <w:sz w:val="18"/>
          <w:szCs w:val="18"/>
          <w:lang w:eastAsia="en-US"/>
        </w:rPr>
        <w:tab/>
        <w:t xml:space="preserve">  </w:t>
      </w:r>
      <w:r>
        <w:rPr>
          <w:rFonts w:ascii="Times New Roman" w:eastAsiaTheme="minorEastAsia" w:hAnsi="Times New Roman"/>
          <w:sz w:val="18"/>
          <w:szCs w:val="18"/>
          <w:lang w:eastAsia="en-US"/>
        </w:rPr>
        <w:t>Error Calculations for Crime Statistics</w:t>
      </w:r>
    </w:p>
    <w:p w14:paraId="1D2ADFBE" w14:textId="77777777" w:rsidR="006E162B" w:rsidRDefault="006E162B" w:rsidP="003C0F8F">
      <w:pPr>
        <w:ind w:firstLine="0"/>
      </w:pPr>
    </w:p>
    <w:tbl>
      <w:tblPr>
        <w:tblStyle w:val="TableGrid"/>
        <w:tblW w:w="0" w:type="auto"/>
        <w:jc w:val="center"/>
        <w:tblLayout w:type="fixed"/>
        <w:tblLook w:val="04A0" w:firstRow="1" w:lastRow="0" w:firstColumn="1" w:lastColumn="0" w:noHBand="0" w:noVBand="1"/>
      </w:tblPr>
      <w:tblGrid>
        <w:gridCol w:w="1188"/>
        <w:gridCol w:w="900"/>
        <w:gridCol w:w="1080"/>
        <w:gridCol w:w="1080"/>
        <w:gridCol w:w="1080"/>
        <w:gridCol w:w="1080"/>
      </w:tblGrid>
      <w:tr w:rsidR="006E162B" w14:paraId="12374EAC" w14:textId="77777777" w:rsidTr="006E162B">
        <w:trPr>
          <w:jc w:val="center"/>
        </w:trPr>
        <w:tc>
          <w:tcPr>
            <w:tcW w:w="6408" w:type="dxa"/>
            <w:gridSpan w:val="6"/>
            <w:shd w:val="clear" w:color="auto" w:fill="D9D9D9" w:themeFill="background1" w:themeFillShade="D9"/>
            <w:vAlign w:val="bottom"/>
          </w:tcPr>
          <w:p w14:paraId="0655B3DD" w14:textId="77777777" w:rsidR="006E162B" w:rsidRPr="001B5A5A" w:rsidRDefault="006E162B" w:rsidP="006E162B">
            <w:pPr>
              <w:ind w:firstLine="0"/>
              <w:jc w:val="center"/>
              <w:rPr>
                <w:rFonts w:eastAsia="Times New Roman"/>
                <w:b/>
                <w:color w:val="000000"/>
                <w:sz w:val="16"/>
                <w:szCs w:val="16"/>
              </w:rPr>
            </w:pPr>
          </w:p>
          <w:p w14:paraId="20E1D1B8" w14:textId="77777777" w:rsidR="006E162B" w:rsidRDefault="006E162B" w:rsidP="006E162B">
            <w:pPr>
              <w:ind w:firstLine="0"/>
              <w:jc w:val="center"/>
              <w:rPr>
                <w:rFonts w:eastAsia="Times New Roman"/>
                <w:color w:val="000000"/>
                <w:sz w:val="16"/>
                <w:szCs w:val="16"/>
              </w:rPr>
            </w:pPr>
            <w:r w:rsidRPr="001B5A5A">
              <w:rPr>
                <w:rFonts w:eastAsia="Times New Roman"/>
                <w:b/>
                <w:color w:val="000000"/>
                <w:sz w:val="16"/>
                <w:szCs w:val="16"/>
              </w:rPr>
              <w:t>“Occlusion” label</w:t>
            </w:r>
          </w:p>
        </w:tc>
      </w:tr>
      <w:tr w:rsidR="006E162B" w:rsidRPr="003F4413" w14:paraId="0E3CFF8F" w14:textId="77777777" w:rsidTr="006E162B">
        <w:trPr>
          <w:jc w:val="center"/>
        </w:trPr>
        <w:tc>
          <w:tcPr>
            <w:tcW w:w="1188" w:type="dxa"/>
            <w:vAlign w:val="bottom"/>
          </w:tcPr>
          <w:p w14:paraId="6ED1D341"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xml:space="preserve"> </w:t>
            </w:r>
          </w:p>
        </w:tc>
        <w:tc>
          <w:tcPr>
            <w:tcW w:w="3060" w:type="dxa"/>
            <w:gridSpan w:val="3"/>
            <w:vAlign w:val="bottom"/>
          </w:tcPr>
          <w:p w14:paraId="02A25C5A" w14:textId="387DE3D0" w:rsidR="006E162B" w:rsidRPr="003F4413" w:rsidRDefault="006E162B" w:rsidP="006E162B">
            <w:pPr>
              <w:ind w:right="-141" w:firstLine="0"/>
              <w:jc w:val="center"/>
              <w:rPr>
                <w:rFonts w:eastAsia="Times New Roman"/>
                <w:color w:val="000000"/>
                <w:sz w:val="16"/>
                <w:szCs w:val="16"/>
              </w:rPr>
            </w:pPr>
            <w:r>
              <w:rPr>
                <w:rFonts w:eastAsia="Times New Roman"/>
                <w:color w:val="000000"/>
                <w:sz w:val="16"/>
                <w:szCs w:val="16"/>
              </w:rPr>
              <w:t>Confusion Matrice</w:t>
            </w:r>
            <w:r w:rsidRPr="003F4413">
              <w:rPr>
                <w:rFonts w:eastAsia="Times New Roman"/>
                <w:color w:val="000000"/>
                <w:sz w:val="16"/>
                <w:szCs w:val="16"/>
              </w:rPr>
              <w:t>s</w:t>
            </w:r>
          </w:p>
        </w:tc>
        <w:tc>
          <w:tcPr>
            <w:tcW w:w="1080" w:type="dxa"/>
            <w:vAlign w:val="bottom"/>
          </w:tcPr>
          <w:p w14:paraId="29BDA65D"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Error</w:t>
            </w:r>
          </w:p>
        </w:tc>
        <w:tc>
          <w:tcPr>
            <w:tcW w:w="1080" w:type="dxa"/>
            <w:vAlign w:val="bottom"/>
          </w:tcPr>
          <w:p w14:paraId="6BA40411"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OOB Error</w:t>
            </w:r>
          </w:p>
        </w:tc>
      </w:tr>
      <w:tr w:rsidR="006E162B" w:rsidRPr="00C6577B" w14:paraId="4975704D" w14:textId="77777777" w:rsidTr="006E162B">
        <w:trPr>
          <w:jc w:val="center"/>
        </w:trPr>
        <w:tc>
          <w:tcPr>
            <w:tcW w:w="1188" w:type="dxa"/>
            <w:vAlign w:val="bottom"/>
          </w:tcPr>
          <w:p w14:paraId="5524BC5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50</w:t>
            </w:r>
            <w:r>
              <w:rPr>
                <w:rFonts w:eastAsia="Times New Roman"/>
                <w:color w:val="000000"/>
                <w:sz w:val="16"/>
                <w:szCs w:val="16"/>
              </w:rPr>
              <w:t xml:space="preserve"> x 50</w:t>
            </w:r>
          </w:p>
        </w:tc>
        <w:tc>
          <w:tcPr>
            <w:tcW w:w="900" w:type="dxa"/>
            <w:vAlign w:val="bottom"/>
          </w:tcPr>
          <w:p w14:paraId="7D59E93C"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7D55934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56FF63E7"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1EA88AC8" w14:textId="50997369" w:rsidR="006E162B" w:rsidRPr="00C6577B" w:rsidRDefault="006E162B" w:rsidP="006E162B">
            <w:pPr>
              <w:ind w:firstLine="0"/>
              <w:jc w:val="center"/>
              <w:rPr>
                <w:rFonts w:eastAsia="Times New Roman"/>
                <w:color w:val="000000"/>
                <w:sz w:val="16"/>
                <w:szCs w:val="16"/>
              </w:rPr>
            </w:pPr>
          </w:p>
        </w:tc>
        <w:tc>
          <w:tcPr>
            <w:tcW w:w="1080" w:type="dxa"/>
            <w:vAlign w:val="bottom"/>
          </w:tcPr>
          <w:p w14:paraId="42E0E9C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 20.28%</w:t>
            </w:r>
          </w:p>
        </w:tc>
      </w:tr>
      <w:tr w:rsidR="006E162B" w:rsidRPr="00C6577B" w14:paraId="11181306" w14:textId="77777777" w:rsidTr="006E162B">
        <w:trPr>
          <w:jc w:val="center"/>
        </w:trPr>
        <w:tc>
          <w:tcPr>
            <w:tcW w:w="1188" w:type="dxa"/>
            <w:vAlign w:val="bottom"/>
          </w:tcPr>
          <w:p w14:paraId="39622139"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04A16D17"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3FE2B59E"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1816</w:t>
            </w:r>
          </w:p>
        </w:tc>
        <w:tc>
          <w:tcPr>
            <w:tcW w:w="1080" w:type="dxa"/>
            <w:vAlign w:val="bottom"/>
          </w:tcPr>
          <w:p w14:paraId="775E32F4"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488</w:t>
            </w:r>
          </w:p>
        </w:tc>
        <w:tc>
          <w:tcPr>
            <w:tcW w:w="1080" w:type="dxa"/>
            <w:vAlign w:val="bottom"/>
          </w:tcPr>
          <w:p w14:paraId="73D5C28F"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0.211805</w:t>
            </w:r>
          </w:p>
        </w:tc>
        <w:tc>
          <w:tcPr>
            <w:tcW w:w="1080" w:type="dxa"/>
            <w:vAlign w:val="bottom"/>
          </w:tcPr>
          <w:p w14:paraId="6A95D4F8" w14:textId="77777777" w:rsidR="006E162B" w:rsidRPr="00C6577B" w:rsidRDefault="006E162B" w:rsidP="006E162B">
            <w:pPr>
              <w:ind w:firstLine="0"/>
              <w:jc w:val="center"/>
              <w:rPr>
                <w:rFonts w:eastAsia="Times New Roman"/>
                <w:color w:val="000000"/>
                <w:sz w:val="16"/>
                <w:szCs w:val="16"/>
              </w:rPr>
            </w:pPr>
          </w:p>
        </w:tc>
      </w:tr>
      <w:tr w:rsidR="006E162B" w:rsidRPr="00C6577B" w14:paraId="4EF14D5F" w14:textId="77777777" w:rsidTr="006E162B">
        <w:trPr>
          <w:jc w:val="center"/>
        </w:trPr>
        <w:tc>
          <w:tcPr>
            <w:tcW w:w="1188" w:type="dxa"/>
            <w:vAlign w:val="bottom"/>
          </w:tcPr>
          <w:p w14:paraId="639E9A5B"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5694725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17F3794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19</w:t>
            </w:r>
          </w:p>
        </w:tc>
        <w:tc>
          <w:tcPr>
            <w:tcW w:w="1080" w:type="dxa"/>
            <w:vAlign w:val="bottom"/>
          </w:tcPr>
          <w:p w14:paraId="7280746D"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177</w:t>
            </w:r>
          </w:p>
        </w:tc>
        <w:tc>
          <w:tcPr>
            <w:tcW w:w="1080" w:type="dxa"/>
            <w:vAlign w:val="bottom"/>
          </w:tcPr>
          <w:p w14:paraId="44FF7F6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0.09693</w:t>
            </w:r>
          </w:p>
        </w:tc>
        <w:tc>
          <w:tcPr>
            <w:tcW w:w="1080" w:type="dxa"/>
            <w:vAlign w:val="bottom"/>
          </w:tcPr>
          <w:p w14:paraId="18C81599" w14:textId="77777777" w:rsidR="006E162B" w:rsidRPr="00C6577B" w:rsidRDefault="006E162B" w:rsidP="006E162B">
            <w:pPr>
              <w:ind w:firstLine="0"/>
              <w:jc w:val="center"/>
              <w:rPr>
                <w:rFonts w:eastAsia="Times New Roman"/>
                <w:color w:val="000000"/>
                <w:sz w:val="16"/>
                <w:szCs w:val="16"/>
              </w:rPr>
            </w:pPr>
          </w:p>
        </w:tc>
      </w:tr>
      <w:tr w:rsidR="006E162B" w:rsidRPr="00C6577B" w14:paraId="58690CCE" w14:textId="77777777" w:rsidTr="006E162B">
        <w:trPr>
          <w:jc w:val="center"/>
        </w:trPr>
        <w:tc>
          <w:tcPr>
            <w:tcW w:w="1188" w:type="dxa"/>
            <w:vAlign w:val="bottom"/>
          </w:tcPr>
          <w:p w14:paraId="1A321798"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25</w:t>
            </w:r>
            <w:r>
              <w:rPr>
                <w:rFonts w:eastAsia="Times New Roman"/>
                <w:color w:val="000000"/>
                <w:sz w:val="16"/>
                <w:szCs w:val="16"/>
              </w:rPr>
              <w:t xml:space="preserve"> x 25</w:t>
            </w:r>
          </w:p>
        </w:tc>
        <w:tc>
          <w:tcPr>
            <w:tcW w:w="900" w:type="dxa"/>
            <w:vAlign w:val="bottom"/>
          </w:tcPr>
          <w:p w14:paraId="0EBFF325"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74DF8C8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3F1E4EA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08BC97EB" w14:textId="29ED5C9C" w:rsidR="006E162B" w:rsidRPr="00C6577B" w:rsidRDefault="006E162B" w:rsidP="006E162B">
            <w:pPr>
              <w:ind w:firstLine="0"/>
              <w:jc w:val="center"/>
              <w:rPr>
                <w:rFonts w:eastAsia="Times New Roman"/>
                <w:color w:val="000000"/>
                <w:sz w:val="16"/>
                <w:szCs w:val="16"/>
              </w:rPr>
            </w:pPr>
          </w:p>
        </w:tc>
        <w:tc>
          <w:tcPr>
            <w:tcW w:w="1080" w:type="dxa"/>
            <w:vAlign w:val="bottom"/>
          </w:tcPr>
          <w:p w14:paraId="461CC2C6" w14:textId="77777777" w:rsidR="006E162B" w:rsidRPr="00DF4064" w:rsidRDefault="006E162B" w:rsidP="006E162B">
            <w:pPr>
              <w:ind w:firstLine="0"/>
              <w:jc w:val="center"/>
              <w:rPr>
                <w:rFonts w:eastAsia="Times New Roman"/>
                <w:b/>
                <w:color w:val="000000"/>
                <w:sz w:val="16"/>
                <w:szCs w:val="16"/>
              </w:rPr>
            </w:pPr>
            <w:r w:rsidRPr="00DF4064">
              <w:rPr>
                <w:rFonts w:eastAsia="Times New Roman"/>
                <w:b/>
                <w:color w:val="000000"/>
                <w:sz w:val="16"/>
                <w:szCs w:val="16"/>
              </w:rPr>
              <w:t> 14.72%</w:t>
            </w:r>
          </w:p>
        </w:tc>
      </w:tr>
      <w:tr w:rsidR="006E162B" w:rsidRPr="00C6577B" w14:paraId="75A27C2F" w14:textId="77777777" w:rsidTr="006E162B">
        <w:trPr>
          <w:jc w:val="center"/>
        </w:trPr>
        <w:tc>
          <w:tcPr>
            <w:tcW w:w="1188" w:type="dxa"/>
            <w:vAlign w:val="bottom"/>
          </w:tcPr>
          <w:p w14:paraId="511D23BC"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65F0C88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6149A5B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412</w:t>
            </w:r>
          </w:p>
        </w:tc>
        <w:tc>
          <w:tcPr>
            <w:tcW w:w="1080" w:type="dxa"/>
            <w:vAlign w:val="bottom"/>
          </w:tcPr>
          <w:p w14:paraId="6167C3BC"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92</w:t>
            </w:r>
          </w:p>
        </w:tc>
        <w:tc>
          <w:tcPr>
            <w:tcW w:w="1080" w:type="dxa"/>
            <w:vAlign w:val="bottom"/>
          </w:tcPr>
          <w:p w14:paraId="64CCE41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0.1825</w:t>
            </w:r>
          </w:p>
        </w:tc>
        <w:tc>
          <w:tcPr>
            <w:tcW w:w="1080" w:type="dxa"/>
            <w:vAlign w:val="bottom"/>
          </w:tcPr>
          <w:p w14:paraId="2357AD5D" w14:textId="77777777" w:rsidR="006E162B" w:rsidRPr="00C6577B" w:rsidRDefault="006E162B" w:rsidP="006E162B">
            <w:pPr>
              <w:ind w:firstLine="0"/>
              <w:jc w:val="center"/>
              <w:rPr>
                <w:rFonts w:eastAsia="Times New Roman"/>
                <w:color w:val="000000"/>
                <w:sz w:val="16"/>
                <w:szCs w:val="16"/>
              </w:rPr>
            </w:pPr>
          </w:p>
        </w:tc>
      </w:tr>
      <w:tr w:rsidR="006E162B" w:rsidRPr="00C6577B" w14:paraId="05147942" w14:textId="77777777" w:rsidTr="006E162B">
        <w:trPr>
          <w:jc w:val="center"/>
        </w:trPr>
        <w:tc>
          <w:tcPr>
            <w:tcW w:w="1188" w:type="dxa"/>
            <w:vAlign w:val="bottom"/>
          </w:tcPr>
          <w:p w14:paraId="75830823"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3EDC2AA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1F5D90A7"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638328C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121</w:t>
            </w:r>
          </w:p>
        </w:tc>
        <w:tc>
          <w:tcPr>
            <w:tcW w:w="1080" w:type="dxa"/>
            <w:vAlign w:val="bottom"/>
          </w:tcPr>
          <w:p w14:paraId="39C0AA3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2F4F0235" w14:textId="77777777" w:rsidR="006E162B" w:rsidRPr="00C6577B" w:rsidRDefault="006E162B" w:rsidP="006E162B">
            <w:pPr>
              <w:ind w:firstLine="0"/>
              <w:jc w:val="center"/>
              <w:rPr>
                <w:rFonts w:eastAsia="Times New Roman"/>
                <w:color w:val="000000"/>
                <w:sz w:val="16"/>
                <w:szCs w:val="16"/>
              </w:rPr>
            </w:pPr>
          </w:p>
        </w:tc>
      </w:tr>
      <w:tr w:rsidR="006E162B" w14:paraId="413D151B" w14:textId="77777777" w:rsidTr="006E162B">
        <w:trPr>
          <w:jc w:val="center"/>
        </w:trPr>
        <w:tc>
          <w:tcPr>
            <w:tcW w:w="6408" w:type="dxa"/>
            <w:gridSpan w:val="6"/>
            <w:shd w:val="clear" w:color="auto" w:fill="D9D9D9" w:themeFill="background1" w:themeFillShade="D9"/>
            <w:vAlign w:val="bottom"/>
          </w:tcPr>
          <w:p w14:paraId="7D7C8FD2" w14:textId="77777777" w:rsidR="006E162B" w:rsidRDefault="006E162B" w:rsidP="006E162B">
            <w:pPr>
              <w:ind w:firstLine="0"/>
              <w:jc w:val="center"/>
              <w:rPr>
                <w:rFonts w:eastAsia="Times New Roman"/>
                <w:color w:val="000000"/>
                <w:sz w:val="16"/>
                <w:szCs w:val="16"/>
              </w:rPr>
            </w:pPr>
          </w:p>
          <w:p w14:paraId="2EA669FF" w14:textId="77777777" w:rsidR="006E162B" w:rsidRPr="001B5A5A" w:rsidRDefault="006E162B" w:rsidP="006E162B">
            <w:pPr>
              <w:ind w:firstLine="0"/>
              <w:jc w:val="center"/>
              <w:rPr>
                <w:rFonts w:eastAsia="Times New Roman"/>
                <w:b/>
                <w:color w:val="000000"/>
                <w:sz w:val="16"/>
                <w:szCs w:val="16"/>
              </w:rPr>
            </w:pPr>
            <w:r w:rsidRPr="001B5A5A">
              <w:rPr>
                <w:rFonts w:eastAsia="Times New Roman"/>
                <w:b/>
                <w:color w:val="000000"/>
                <w:sz w:val="16"/>
                <w:szCs w:val="16"/>
              </w:rPr>
              <w:t>“No Curb Ramp” label</w:t>
            </w:r>
          </w:p>
        </w:tc>
      </w:tr>
      <w:tr w:rsidR="006E162B" w:rsidRPr="003F4413" w14:paraId="5CA7275E" w14:textId="77777777" w:rsidTr="006E162B">
        <w:trPr>
          <w:jc w:val="center"/>
        </w:trPr>
        <w:tc>
          <w:tcPr>
            <w:tcW w:w="1188" w:type="dxa"/>
            <w:vAlign w:val="bottom"/>
          </w:tcPr>
          <w:p w14:paraId="5F5F92DC"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xml:space="preserve"> </w:t>
            </w:r>
          </w:p>
        </w:tc>
        <w:tc>
          <w:tcPr>
            <w:tcW w:w="3060" w:type="dxa"/>
            <w:gridSpan w:val="3"/>
            <w:vAlign w:val="bottom"/>
          </w:tcPr>
          <w:p w14:paraId="7091EAE5" w14:textId="77777777" w:rsidR="006E162B" w:rsidRPr="003F4413" w:rsidRDefault="006E162B" w:rsidP="006E162B">
            <w:pPr>
              <w:ind w:right="-141" w:firstLine="0"/>
              <w:jc w:val="center"/>
              <w:rPr>
                <w:rFonts w:eastAsia="Times New Roman"/>
                <w:color w:val="000000"/>
                <w:sz w:val="16"/>
                <w:szCs w:val="16"/>
              </w:rPr>
            </w:pPr>
            <w:r>
              <w:rPr>
                <w:rFonts w:eastAsia="Times New Roman"/>
                <w:color w:val="000000"/>
                <w:sz w:val="16"/>
                <w:szCs w:val="16"/>
              </w:rPr>
              <w:t>Confusion Matric</w:t>
            </w:r>
            <w:r w:rsidRPr="003F4413">
              <w:rPr>
                <w:rFonts w:eastAsia="Times New Roman"/>
                <w:color w:val="000000"/>
                <w:sz w:val="16"/>
                <w:szCs w:val="16"/>
              </w:rPr>
              <w:t>es</w:t>
            </w:r>
          </w:p>
        </w:tc>
        <w:tc>
          <w:tcPr>
            <w:tcW w:w="1080" w:type="dxa"/>
            <w:vAlign w:val="bottom"/>
          </w:tcPr>
          <w:p w14:paraId="28ED3F64"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Error</w:t>
            </w:r>
          </w:p>
        </w:tc>
        <w:tc>
          <w:tcPr>
            <w:tcW w:w="1080" w:type="dxa"/>
            <w:vAlign w:val="bottom"/>
          </w:tcPr>
          <w:p w14:paraId="30A59DE5"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OOB Error</w:t>
            </w:r>
          </w:p>
        </w:tc>
      </w:tr>
      <w:tr w:rsidR="006E162B" w:rsidRPr="00C6577B" w14:paraId="4B5FA1EE" w14:textId="77777777" w:rsidTr="006E162B">
        <w:trPr>
          <w:jc w:val="center"/>
        </w:trPr>
        <w:tc>
          <w:tcPr>
            <w:tcW w:w="1188" w:type="dxa"/>
            <w:vAlign w:val="bottom"/>
          </w:tcPr>
          <w:p w14:paraId="139E1E70"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50</w:t>
            </w:r>
            <w:r>
              <w:rPr>
                <w:rFonts w:eastAsia="Times New Roman"/>
                <w:color w:val="000000"/>
                <w:sz w:val="16"/>
                <w:szCs w:val="16"/>
              </w:rPr>
              <w:t xml:space="preserve"> x 50</w:t>
            </w:r>
          </w:p>
        </w:tc>
        <w:tc>
          <w:tcPr>
            <w:tcW w:w="900" w:type="dxa"/>
            <w:vAlign w:val="bottom"/>
          </w:tcPr>
          <w:p w14:paraId="340267A2"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5B4E8D7D"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6F96D3DE"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084AD53A"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39E2C300"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w:t>
            </w:r>
            <w:r>
              <w:rPr>
                <w:rFonts w:eastAsia="Times New Roman"/>
                <w:color w:val="000000"/>
                <w:sz w:val="16"/>
                <w:szCs w:val="16"/>
              </w:rPr>
              <w:t>6.75%</w:t>
            </w:r>
          </w:p>
        </w:tc>
      </w:tr>
      <w:tr w:rsidR="006E162B" w:rsidRPr="00C6577B" w14:paraId="11AC9C7F" w14:textId="77777777" w:rsidTr="006E162B">
        <w:trPr>
          <w:jc w:val="center"/>
        </w:trPr>
        <w:tc>
          <w:tcPr>
            <w:tcW w:w="1188" w:type="dxa"/>
            <w:vAlign w:val="bottom"/>
          </w:tcPr>
          <w:p w14:paraId="2ED3F384"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1431D072"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56164F7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1733</w:t>
            </w:r>
          </w:p>
        </w:tc>
        <w:tc>
          <w:tcPr>
            <w:tcW w:w="1080" w:type="dxa"/>
            <w:vAlign w:val="bottom"/>
          </w:tcPr>
          <w:p w14:paraId="30F2C4CC"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127</w:t>
            </w:r>
          </w:p>
        </w:tc>
        <w:tc>
          <w:tcPr>
            <w:tcW w:w="1080" w:type="dxa"/>
            <w:vAlign w:val="bottom"/>
          </w:tcPr>
          <w:p w14:paraId="6C748DA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0.06827</w:t>
            </w:r>
          </w:p>
        </w:tc>
        <w:tc>
          <w:tcPr>
            <w:tcW w:w="1080" w:type="dxa"/>
            <w:vAlign w:val="bottom"/>
          </w:tcPr>
          <w:p w14:paraId="4E6B9E81" w14:textId="77777777" w:rsidR="006E162B" w:rsidRPr="00C6577B" w:rsidRDefault="006E162B" w:rsidP="006E162B">
            <w:pPr>
              <w:ind w:firstLine="0"/>
              <w:jc w:val="center"/>
              <w:rPr>
                <w:rFonts w:eastAsia="Times New Roman"/>
                <w:color w:val="000000"/>
                <w:sz w:val="16"/>
                <w:szCs w:val="16"/>
              </w:rPr>
            </w:pPr>
          </w:p>
        </w:tc>
      </w:tr>
      <w:tr w:rsidR="006E162B" w:rsidRPr="00C6577B" w14:paraId="3B5FEBEB" w14:textId="77777777" w:rsidTr="006E162B">
        <w:trPr>
          <w:jc w:val="center"/>
        </w:trPr>
        <w:tc>
          <w:tcPr>
            <w:tcW w:w="1188" w:type="dxa"/>
            <w:vAlign w:val="bottom"/>
          </w:tcPr>
          <w:p w14:paraId="25FC819D"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630536D4"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5A155834"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42</w:t>
            </w:r>
          </w:p>
        </w:tc>
        <w:tc>
          <w:tcPr>
            <w:tcW w:w="1080" w:type="dxa"/>
            <w:vAlign w:val="bottom"/>
          </w:tcPr>
          <w:p w14:paraId="7FE5A00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598</w:t>
            </w:r>
          </w:p>
        </w:tc>
        <w:tc>
          <w:tcPr>
            <w:tcW w:w="1080" w:type="dxa"/>
            <w:vAlign w:val="bottom"/>
          </w:tcPr>
          <w:p w14:paraId="2738FDE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0.06562</w:t>
            </w:r>
          </w:p>
        </w:tc>
        <w:tc>
          <w:tcPr>
            <w:tcW w:w="1080" w:type="dxa"/>
            <w:vAlign w:val="bottom"/>
          </w:tcPr>
          <w:p w14:paraId="5071DE09" w14:textId="77777777" w:rsidR="006E162B" w:rsidRPr="00C6577B" w:rsidRDefault="006E162B" w:rsidP="006E162B">
            <w:pPr>
              <w:ind w:firstLine="0"/>
              <w:jc w:val="center"/>
              <w:rPr>
                <w:rFonts w:eastAsia="Times New Roman"/>
                <w:color w:val="000000"/>
                <w:sz w:val="16"/>
                <w:szCs w:val="16"/>
              </w:rPr>
            </w:pPr>
          </w:p>
        </w:tc>
      </w:tr>
      <w:tr w:rsidR="006E162B" w:rsidRPr="00C6577B" w14:paraId="6F2E0C45" w14:textId="77777777" w:rsidTr="006E162B">
        <w:trPr>
          <w:jc w:val="center"/>
        </w:trPr>
        <w:tc>
          <w:tcPr>
            <w:tcW w:w="1188" w:type="dxa"/>
            <w:vAlign w:val="bottom"/>
          </w:tcPr>
          <w:p w14:paraId="69EA5861"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25</w:t>
            </w:r>
            <w:r>
              <w:rPr>
                <w:rFonts w:eastAsia="Times New Roman"/>
                <w:color w:val="000000"/>
                <w:sz w:val="16"/>
                <w:szCs w:val="16"/>
              </w:rPr>
              <w:t xml:space="preserve"> x 25</w:t>
            </w:r>
          </w:p>
        </w:tc>
        <w:tc>
          <w:tcPr>
            <w:tcW w:w="900" w:type="dxa"/>
            <w:vAlign w:val="bottom"/>
          </w:tcPr>
          <w:p w14:paraId="5E4D826A"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5E90FC0A"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7B21FC2C"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61D41D71"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217A62D3" w14:textId="77777777" w:rsidR="006E162B" w:rsidRPr="00DF4064" w:rsidRDefault="006E162B" w:rsidP="006E162B">
            <w:pPr>
              <w:ind w:firstLine="0"/>
              <w:jc w:val="center"/>
              <w:rPr>
                <w:rFonts w:eastAsia="Times New Roman"/>
                <w:b/>
                <w:color w:val="000000"/>
                <w:sz w:val="16"/>
                <w:szCs w:val="16"/>
              </w:rPr>
            </w:pPr>
            <w:r w:rsidRPr="00C6577B">
              <w:rPr>
                <w:rFonts w:eastAsia="Times New Roman"/>
                <w:color w:val="000000"/>
                <w:sz w:val="16"/>
                <w:szCs w:val="16"/>
              </w:rPr>
              <w:t> </w:t>
            </w:r>
            <w:r w:rsidRPr="00DF4064">
              <w:rPr>
                <w:rFonts w:eastAsia="Times New Roman"/>
                <w:b/>
                <w:color w:val="000000"/>
                <w:sz w:val="16"/>
                <w:szCs w:val="16"/>
              </w:rPr>
              <w:t>3.36%</w:t>
            </w:r>
          </w:p>
        </w:tc>
      </w:tr>
      <w:tr w:rsidR="006E162B" w:rsidRPr="00C6577B" w14:paraId="0FBDC609" w14:textId="77777777" w:rsidTr="006E162B">
        <w:trPr>
          <w:jc w:val="center"/>
        </w:trPr>
        <w:tc>
          <w:tcPr>
            <w:tcW w:w="1188" w:type="dxa"/>
            <w:vAlign w:val="bottom"/>
          </w:tcPr>
          <w:p w14:paraId="5499A82E"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25D5C2F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14A4E71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395</w:t>
            </w:r>
          </w:p>
        </w:tc>
        <w:tc>
          <w:tcPr>
            <w:tcW w:w="1080" w:type="dxa"/>
            <w:vAlign w:val="bottom"/>
          </w:tcPr>
          <w:p w14:paraId="1542AFD5"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13</w:t>
            </w:r>
          </w:p>
        </w:tc>
        <w:tc>
          <w:tcPr>
            <w:tcW w:w="1080" w:type="dxa"/>
            <w:vAlign w:val="bottom"/>
          </w:tcPr>
          <w:p w14:paraId="3A603A9F"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0.03186</w:t>
            </w:r>
          </w:p>
        </w:tc>
        <w:tc>
          <w:tcPr>
            <w:tcW w:w="1080" w:type="dxa"/>
            <w:vAlign w:val="bottom"/>
          </w:tcPr>
          <w:p w14:paraId="18B5C11A" w14:textId="77777777" w:rsidR="006E162B" w:rsidRPr="00C6577B" w:rsidRDefault="006E162B" w:rsidP="006E162B">
            <w:pPr>
              <w:ind w:firstLine="0"/>
              <w:jc w:val="center"/>
              <w:rPr>
                <w:rFonts w:eastAsia="Times New Roman"/>
                <w:color w:val="000000"/>
                <w:sz w:val="16"/>
                <w:szCs w:val="16"/>
              </w:rPr>
            </w:pPr>
          </w:p>
        </w:tc>
      </w:tr>
      <w:tr w:rsidR="006E162B" w:rsidRPr="00C6577B" w14:paraId="7BCE283B" w14:textId="77777777" w:rsidTr="006E162B">
        <w:trPr>
          <w:jc w:val="center"/>
        </w:trPr>
        <w:tc>
          <w:tcPr>
            <w:tcW w:w="1188" w:type="dxa"/>
            <w:vAlign w:val="bottom"/>
          </w:tcPr>
          <w:p w14:paraId="7E62F499"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354E8DAA"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219D84CE"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8</w:t>
            </w:r>
          </w:p>
        </w:tc>
        <w:tc>
          <w:tcPr>
            <w:tcW w:w="1080" w:type="dxa"/>
            <w:vAlign w:val="bottom"/>
          </w:tcPr>
          <w:p w14:paraId="32FCA8B4"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209</w:t>
            </w:r>
          </w:p>
        </w:tc>
        <w:tc>
          <w:tcPr>
            <w:tcW w:w="1080" w:type="dxa"/>
            <w:vAlign w:val="bottom"/>
          </w:tcPr>
          <w:p w14:paraId="21E0E160"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0.36866</w:t>
            </w:r>
          </w:p>
        </w:tc>
        <w:tc>
          <w:tcPr>
            <w:tcW w:w="1080" w:type="dxa"/>
            <w:vAlign w:val="bottom"/>
          </w:tcPr>
          <w:p w14:paraId="4B32ED80" w14:textId="77777777" w:rsidR="006E162B" w:rsidRPr="00C6577B" w:rsidRDefault="006E162B" w:rsidP="006E162B">
            <w:pPr>
              <w:ind w:firstLine="0"/>
              <w:jc w:val="center"/>
              <w:rPr>
                <w:rFonts w:eastAsia="Times New Roman"/>
                <w:color w:val="000000"/>
                <w:sz w:val="16"/>
                <w:szCs w:val="16"/>
              </w:rPr>
            </w:pPr>
          </w:p>
        </w:tc>
      </w:tr>
      <w:tr w:rsidR="006E162B" w14:paraId="09676CB3" w14:textId="77777777" w:rsidTr="006E162B">
        <w:trPr>
          <w:jc w:val="center"/>
        </w:trPr>
        <w:tc>
          <w:tcPr>
            <w:tcW w:w="6408" w:type="dxa"/>
            <w:gridSpan w:val="6"/>
            <w:shd w:val="clear" w:color="auto" w:fill="D9D9D9" w:themeFill="background1" w:themeFillShade="D9"/>
            <w:vAlign w:val="bottom"/>
          </w:tcPr>
          <w:p w14:paraId="2EEA4C61" w14:textId="77777777" w:rsidR="006E162B" w:rsidRDefault="006E162B" w:rsidP="006E162B">
            <w:pPr>
              <w:ind w:firstLine="0"/>
              <w:jc w:val="center"/>
              <w:rPr>
                <w:rFonts w:eastAsia="Times New Roman"/>
                <w:color w:val="000000"/>
                <w:sz w:val="16"/>
                <w:szCs w:val="16"/>
              </w:rPr>
            </w:pPr>
          </w:p>
          <w:p w14:paraId="6D810345" w14:textId="77777777" w:rsidR="006E162B" w:rsidRPr="001B5A5A" w:rsidRDefault="006E162B" w:rsidP="006E162B">
            <w:pPr>
              <w:ind w:firstLine="0"/>
              <w:jc w:val="center"/>
              <w:rPr>
                <w:rFonts w:eastAsia="Times New Roman"/>
                <w:b/>
                <w:color w:val="000000"/>
                <w:sz w:val="16"/>
                <w:szCs w:val="16"/>
              </w:rPr>
            </w:pPr>
            <w:r w:rsidRPr="001B5A5A">
              <w:rPr>
                <w:rFonts w:eastAsia="Times New Roman"/>
                <w:b/>
                <w:color w:val="000000"/>
                <w:sz w:val="16"/>
                <w:szCs w:val="16"/>
              </w:rPr>
              <w:t>“Curb Ramp” label</w:t>
            </w:r>
          </w:p>
        </w:tc>
      </w:tr>
      <w:tr w:rsidR="006E162B" w:rsidRPr="003F4413" w14:paraId="1BDBE897" w14:textId="77777777" w:rsidTr="006E162B">
        <w:trPr>
          <w:jc w:val="center"/>
        </w:trPr>
        <w:tc>
          <w:tcPr>
            <w:tcW w:w="1188" w:type="dxa"/>
            <w:vAlign w:val="bottom"/>
          </w:tcPr>
          <w:p w14:paraId="5FC1C19A"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xml:space="preserve"> </w:t>
            </w:r>
          </w:p>
        </w:tc>
        <w:tc>
          <w:tcPr>
            <w:tcW w:w="3060" w:type="dxa"/>
            <w:gridSpan w:val="3"/>
            <w:vAlign w:val="bottom"/>
          </w:tcPr>
          <w:p w14:paraId="272D2217" w14:textId="77777777" w:rsidR="006E162B" w:rsidRPr="003F4413" w:rsidRDefault="006E162B" w:rsidP="006E162B">
            <w:pPr>
              <w:ind w:right="-141" w:firstLine="0"/>
              <w:jc w:val="center"/>
              <w:rPr>
                <w:rFonts w:eastAsia="Times New Roman"/>
                <w:color w:val="000000"/>
                <w:sz w:val="16"/>
                <w:szCs w:val="16"/>
              </w:rPr>
            </w:pPr>
            <w:r>
              <w:rPr>
                <w:rFonts w:eastAsia="Times New Roman"/>
                <w:color w:val="000000"/>
                <w:sz w:val="16"/>
                <w:szCs w:val="16"/>
              </w:rPr>
              <w:t>Confusion Matric</w:t>
            </w:r>
            <w:r w:rsidRPr="003F4413">
              <w:rPr>
                <w:rFonts w:eastAsia="Times New Roman"/>
                <w:color w:val="000000"/>
                <w:sz w:val="16"/>
                <w:szCs w:val="16"/>
              </w:rPr>
              <w:t>es</w:t>
            </w:r>
          </w:p>
        </w:tc>
        <w:tc>
          <w:tcPr>
            <w:tcW w:w="1080" w:type="dxa"/>
            <w:vAlign w:val="bottom"/>
          </w:tcPr>
          <w:p w14:paraId="09818A7A"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Error</w:t>
            </w:r>
          </w:p>
        </w:tc>
        <w:tc>
          <w:tcPr>
            <w:tcW w:w="1080" w:type="dxa"/>
            <w:vAlign w:val="bottom"/>
          </w:tcPr>
          <w:p w14:paraId="49AA0DB0"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OOB Error</w:t>
            </w:r>
          </w:p>
        </w:tc>
      </w:tr>
      <w:tr w:rsidR="006E162B" w:rsidRPr="00C6577B" w14:paraId="6512A330" w14:textId="77777777" w:rsidTr="006E162B">
        <w:trPr>
          <w:jc w:val="center"/>
        </w:trPr>
        <w:tc>
          <w:tcPr>
            <w:tcW w:w="1188" w:type="dxa"/>
            <w:vAlign w:val="bottom"/>
          </w:tcPr>
          <w:p w14:paraId="5E769F8D"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50</w:t>
            </w:r>
            <w:r>
              <w:rPr>
                <w:rFonts w:eastAsia="Times New Roman"/>
                <w:color w:val="000000"/>
                <w:sz w:val="16"/>
                <w:szCs w:val="16"/>
              </w:rPr>
              <w:t xml:space="preserve"> x 50</w:t>
            </w:r>
          </w:p>
        </w:tc>
        <w:tc>
          <w:tcPr>
            <w:tcW w:w="900" w:type="dxa"/>
            <w:vAlign w:val="bottom"/>
          </w:tcPr>
          <w:p w14:paraId="07D3D4FE"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649ED5E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3C8129FB"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42344FF6"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6BEC58AC"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w:t>
            </w:r>
            <w:r>
              <w:rPr>
                <w:rFonts w:eastAsia="Times New Roman"/>
                <w:color w:val="000000"/>
                <w:sz w:val="16"/>
                <w:szCs w:val="16"/>
              </w:rPr>
              <w:t>4.24%</w:t>
            </w:r>
          </w:p>
        </w:tc>
      </w:tr>
      <w:tr w:rsidR="006E162B" w:rsidRPr="00C6577B" w14:paraId="59D93B10" w14:textId="77777777" w:rsidTr="006E162B">
        <w:trPr>
          <w:jc w:val="center"/>
        </w:trPr>
        <w:tc>
          <w:tcPr>
            <w:tcW w:w="1188" w:type="dxa"/>
            <w:vAlign w:val="bottom"/>
          </w:tcPr>
          <w:p w14:paraId="170B4713"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26B26731"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252D7AA0"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1749</w:t>
            </w:r>
          </w:p>
        </w:tc>
        <w:tc>
          <w:tcPr>
            <w:tcW w:w="1080" w:type="dxa"/>
            <w:vAlign w:val="bottom"/>
          </w:tcPr>
          <w:p w14:paraId="5CC60BF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32</w:t>
            </w:r>
          </w:p>
        </w:tc>
        <w:tc>
          <w:tcPr>
            <w:tcW w:w="1080" w:type="dxa"/>
            <w:vAlign w:val="bottom"/>
          </w:tcPr>
          <w:p w14:paraId="34C5D34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0.01846</w:t>
            </w:r>
          </w:p>
        </w:tc>
        <w:tc>
          <w:tcPr>
            <w:tcW w:w="1080" w:type="dxa"/>
            <w:vAlign w:val="bottom"/>
          </w:tcPr>
          <w:p w14:paraId="24472EC0" w14:textId="77777777" w:rsidR="006E162B" w:rsidRPr="00C6577B" w:rsidRDefault="006E162B" w:rsidP="006E162B">
            <w:pPr>
              <w:ind w:firstLine="0"/>
              <w:jc w:val="center"/>
              <w:rPr>
                <w:rFonts w:eastAsia="Times New Roman"/>
                <w:color w:val="000000"/>
                <w:sz w:val="16"/>
                <w:szCs w:val="16"/>
              </w:rPr>
            </w:pPr>
          </w:p>
        </w:tc>
      </w:tr>
      <w:tr w:rsidR="006E162B" w:rsidRPr="00C6577B" w14:paraId="5C2E5850" w14:textId="77777777" w:rsidTr="006E162B">
        <w:trPr>
          <w:jc w:val="center"/>
        </w:trPr>
        <w:tc>
          <w:tcPr>
            <w:tcW w:w="1188" w:type="dxa"/>
            <w:vAlign w:val="bottom"/>
          </w:tcPr>
          <w:p w14:paraId="7DBBC14E"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26F3CE24"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7237F7D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43</w:t>
            </w:r>
          </w:p>
        </w:tc>
        <w:tc>
          <w:tcPr>
            <w:tcW w:w="1080" w:type="dxa"/>
            <w:vAlign w:val="bottom"/>
          </w:tcPr>
          <w:p w14:paraId="682BFF3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693</w:t>
            </w:r>
          </w:p>
        </w:tc>
        <w:tc>
          <w:tcPr>
            <w:tcW w:w="1080" w:type="dxa"/>
            <w:vAlign w:val="bottom"/>
          </w:tcPr>
          <w:p w14:paraId="7AEAFAF4"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0.09647</w:t>
            </w:r>
          </w:p>
        </w:tc>
        <w:tc>
          <w:tcPr>
            <w:tcW w:w="1080" w:type="dxa"/>
            <w:vAlign w:val="bottom"/>
          </w:tcPr>
          <w:p w14:paraId="23AA6D43" w14:textId="77777777" w:rsidR="006E162B" w:rsidRPr="00C6577B" w:rsidRDefault="006E162B" w:rsidP="006E162B">
            <w:pPr>
              <w:ind w:firstLine="0"/>
              <w:jc w:val="center"/>
              <w:rPr>
                <w:rFonts w:eastAsia="Times New Roman"/>
                <w:color w:val="000000"/>
                <w:sz w:val="16"/>
                <w:szCs w:val="16"/>
              </w:rPr>
            </w:pPr>
          </w:p>
        </w:tc>
      </w:tr>
      <w:tr w:rsidR="006E162B" w:rsidRPr="00C6577B" w14:paraId="7BE22561" w14:textId="77777777" w:rsidTr="006E162B">
        <w:trPr>
          <w:jc w:val="center"/>
        </w:trPr>
        <w:tc>
          <w:tcPr>
            <w:tcW w:w="1188" w:type="dxa"/>
            <w:vAlign w:val="bottom"/>
          </w:tcPr>
          <w:p w14:paraId="78FEDF02"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25</w:t>
            </w:r>
            <w:r>
              <w:rPr>
                <w:rFonts w:eastAsia="Times New Roman"/>
                <w:color w:val="000000"/>
                <w:sz w:val="16"/>
                <w:szCs w:val="16"/>
              </w:rPr>
              <w:t xml:space="preserve"> x 25</w:t>
            </w:r>
          </w:p>
        </w:tc>
        <w:tc>
          <w:tcPr>
            <w:tcW w:w="900" w:type="dxa"/>
            <w:vAlign w:val="bottom"/>
          </w:tcPr>
          <w:p w14:paraId="64BE49C8"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732179CF"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664AF993"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65557483"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1A63A5F3" w14:textId="77777777" w:rsidR="006E162B" w:rsidRPr="00DF4064" w:rsidRDefault="006E162B" w:rsidP="006E162B">
            <w:pPr>
              <w:ind w:firstLine="0"/>
              <w:jc w:val="center"/>
              <w:rPr>
                <w:rFonts w:eastAsia="Times New Roman"/>
                <w:b/>
                <w:color w:val="000000"/>
                <w:sz w:val="16"/>
                <w:szCs w:val="16"/>
              </w:rPr>
            </w:pPr>
            <w:r w:rsidRPr="00DF4064">
              <w:rPr>
                <w:rFonts w:eastAsia="Times New Roman"/>
                <w:b/>
                <w:color w:val="000000"/>
                <w:sz w:val="16"/>
                <w:szCs w:val="16"/>
              </w:rPr>
              <w:t>2.88% </w:t>
            </w:r>
          </w:p>
        </w:tc>
      </w:tr>
      <w:tr w:rsidR="006E162B" w:rsidRPr="00C6577B" w14:paraId="0A4D5AE9" w14:textId="77777777" w:rsidTr="006E162B">
        <w:trPr>
          <w:jc w:val="center"/>
        </w:trPr>
        <w:tc>
          <w:tcPr>
            <w:tcW w:w="1188" w:type="dxa"/>
            <w:vAlign w:val="bottom"/>
          </w:tcPr>
          <w:p w14:paraId="2DC0ECBB"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5D468A63"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7637EA9A"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388</w:t>
            </w:r>
          </w:p>
        </w:tc>
        <w:tc>
          <w:tcPr>
            <w:tcW w:w="1080" w:type="dxa"/>
            <w:vAlign w:val="bottom"/>
          </w:tcPr>
          <w:p w14:paraId="5A3012B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w:t>
            </w:r>
          </w:p>
        </w:tc>
        <w:tc>
          <w:tcPr>
            <w:tcW w:w="1080" w:type="dxa"/>
            <w:vAlign w:val="bottom"/>
          </w:tcPr>
          <w:p w14:paraId="014A4781"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0.00767</w:t>
            </w:r>
          </w:p>
        </w:tc>
        <w:tc>
          <w:tcPr>
            <w:tcW w:w="1080" w:type="dxa"/>
            <w:vAlign w:val="bottom"/>
          </w:tcPr>
          <w:p w14:paraId="19A5D79D" w14:textId="77777777" w:rsidR="006E162B" w:rsidRPr="00C6577B" w:rsidRDefault="006E162B" w:rsidP="006E162B">
            <w:pPr>
              <w:ind w:firstLine="0"/>
              <w:jc w:val="center"/>
              <w:rPr>
                <w:rFonts w:eastAsia="Times New Roman"/>
                <w:color w:val="000000"/>
                <w:sz w:val="16"/>
                <w:szCs w:val="16"/>
              </w:rPr>
            </w:pPr>
          </w:p>
        </w:tc>
      </w:tr>
      <w:tr w:rsidR="006E162B" w:rsidRPr="00C6577B" w14:paraId="38D5E403" w14:textId="77777777" w:rsidTr="006E162B">
        <w:trPr>
          <w:jc w:val="center"/>
        </w:trPr>
        <w:tc>
          <w:tcPr>
            <w:tcW w:w="1188" w:type="dxa"/>
            <w:vAlign w:val="bottom"/>
          </w:tcPr>
          <w:p w14:paraId="54A55673"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65F26C01"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20264C04"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15</w:t>
            </w:r>
          </w:p>
        </w:tc>
        <w:tc>
          <w:tcPr>
            <w:tcW w:w="1080" w:type="dxa"/>
            <w:vAlign w:val="bottom"/>
          </w:tcPr>
          <w:p w14:paraId="783EED4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219</w:t>
            </w:r>
          </w:p>
        </w:tc>
        <w:tc>
          <w:tcPr>
            <w:tcW w:w="1080" w:type="dxa"/>
            <w:vAlign w:val="bottom"/>
          </w:tcPr>
          <w:p w14:paraId="21217CA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0.0641</w:t>
            </w:r>
          </w:p>
        </w:tc>
        <w:tc>
          <w:tcPr>
            <w:tcW w:w="1080" w:type="dxa"/>
            <w:vAlign w:val="bottom"/>
          </w:tcPr>
          <w:p w14:paraId="1CB72367" w14:textId="77777777" w:rsidR="006E162B" w:rsidRPr="00C6577B" w:rsidRDefault="006E162B" w:rsidP="006E162B">
            <w:pPr>
              <w:ind w:firstLine="0"/>
              <w:jc w:val="center"/>
              <w:rPr>
                <w:rFonts w:eastAsia="Times New Roman"/>
                <w:color w:val="000000"/>
                <w:sz w:val="16"/>
                <w:szCs w:val="16"/>
              </w:rPr>
            </w:pPr>
          </w:p>
        </w:tc>
      </w:tr>
      <w:tr w:rsidR="006E162B" w14:paraId="1592B073" w14:textId="77777777" w:rsidTr="006E162B">
        <w:trPr>
          <w:jc w:val="center"/>
        </w:trPr>
        <w:tc>
          <w:tcPr>
            <w:tcW w:w="6408" w:type="dxa"/>
            <w:gridSpan w:val="6"/>
            <w:shd w:val="clear" w:color="auto" w:fill="D9D9D9" w:themeFill="background1" w:themeFillShade="D9"/>
            <w:vAlign w:val="bottom"/>
          </w:tcPr>
          <w:p w14:paraId="00990669" w14:textId="77777777" w:rsidR="006E162B" w:rsidRDefault="006E162B" w:rsidP="006E162B">
            <w:pPr>
              <w:ind w:firstLine="0"/>
              <w:jc w:val="center"/>
              <w:rPr>
                <w:rFonts w:eastAsia="Times New Roman"/>
                <w:color w:val="000000"/>
                <w:sz w:val="16"/>
                <w:szCs w:val="16"/>
              </w:rPr>
            </w:pPr>
          </w:p>
          <w:p w14:paraId="099789EB" w14:textId="77777777" w:rsidR="006E162B" w:rsidRPr="001B5A5A" w:rsidRDefault="006E162B" w:rsidP="006E162B">
            <w:pPr>
              <w:ind w:firstLine="0"/>
              <w:jc w:val="center"/>
              <w:rPr>
                <w:rFonts w:eastAsia="Times New Roman"/>
                <w:b/>
                <w:color w:val="000000"/>
                <w:sz w:val="16"/>
                <w:szCs w:val="16"/>
              </w:rPr>
            </w:pPr>
            <w:r w:rsidRPr="001B5A5A">
              <w:rPr>
                <w:rFonts w:eastAsia="Times New Roman"/>
                <w:b/>
                <w:color w:val="000000"/>
                <w:sz w:val="16"/>
                <w:szCs w:val="16"/>
              </w:rPr>
              <w:t>“Obstacle” label</w:t>
            </w:r>
          </w:p>
        </w:tc>
      </w:tr>
      <w:tr w:rsidR="006E162B" w:rsidRPr="003F4413" w14:paraId="21964BFB" w14:textId="77777777" w:rsidTr="006E162B">
        <w:trPr>
          <w:jc w:val="center"/>
        </w:trPr>
        <w:tc>
          <w:tcPr>
            <w:tcW w:w="1188" w:type="dxa"/>
            <w:vAlign w:val="bottom"/>
          </w:tcPr>
          <w:p w14:paraId="3787F3F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xml:space="preserve"> </w:t>
            </w:r>
          </w:p>
        </w:tc>
        <w:tc>
          <w:tcPr>
            <w:tcW w:w="3060" w:type="dxa"/>
            <w:gridSpan w:val="3"/>
            <w:vAlign w:val="bottom"/>
          </w:tcPr>
          <w:p w14:paraId="75A75E86" w14:textId="77777777" w:rsidR="006E162B" w:rsidRPr="003F4413" w:rsidRDefault="006E162B" w:rsidP="006E162B">
            <w:pPr>
              <w:ind w:right="-141" w:firstLine="0"/>
              <w:jc w:val="center"/>
              <w:rPr>
                <w:rFonts w:eastAsia="Times New Roman"/>
                <w:color w:val="000000"/>
                <w:sz w:val="16"/>
                <w:szCs w:val="16"/>
              </w:rPr>
            </w:pPr>
            <w:r w:rsidRPr="003F4413">
              <w:rPr>
                <w:rFonts w:eastAsia="Times New Roman"/>
                <w:color w:val="000000"/>
                <w:sz w:val="16"/>
                <w:szCs w:val="16"/>
              </w:rPr>
              <w:t>Confusion Matrices</w:t>
            </w:r>
          </w:p>
        </w:tc>
        <w:tc>
          <w:tcPr>
            <w:tcW w:w="1080" w:type="dxa"/>
            <w:vAlign w:val="bottom"/>
          </w:tcPr>
          <w:p w14:paraId="30E232B7"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Error</w:t>
            </w:r>
          </w:p>
        </w:tc>
        <w:tc>
          <w:tcPr>
            <w:tcW w:w="1080" w:type="dxa"/>
            <w:vAlign w:val="bottom"/>
          </w:tcPr>
          <w:p w14:paraId="70C07004"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OOB Error</w:t>
            </w:r>
          </w:p>
        </w:tc>
      </w:tr>
      <w:tr w:rsidR="006E162B" w:rsidRPr="00C6577B" w14:paraId="450E811D" w14:textId="77777777" w:rsidTr="006E162B">
        <w:trPr>
          <w:jc w:val="center"/>
        </w:trPr>
        <w:tc>
          <w:tcPr>
            <w:tcW w:w="1188" w:type="dxa"/>
            <w:vAlign w:val="bottom"/>
          </w:tcPr>
          <w:p w14:paraId="1DED9FD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50</w:t>
            </w:r>
            <w:r>
              <w:rPr>
                <w:rFonts w:eastAsia="Times New Roman"/>
                <w:color w:val="000000"/>
                <w:sz w:val="16"/>
                <w:szCs w:val="16"/>
              </w:rPr>
              <w:t xml:space="preserve"> x 50</w:t>
            </w:r>
          </w:p>
        </w:tc>
        <w:tc>
          <w:tcPr>
            <w:tcW w:w="900" w:type="dxa"/>
            <w:vAlign w:val="bottom"/>
          </w:tcPr>
          <w:p w14:paraId="4019FC22"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3FEA75F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20BBBDB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5D694E5F"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2BF08441"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 8.76%</w:t>
            </w:r>
          </w:p>
        </w:tc>
      </w:tr>
      <w:tr w:rsidR="006E162B" w:rsidRPr="00C6577B" w14:paraId="58B73288" w14:textId="77777777" w:rsidTr="006E162B">
        <w:trPr>
          <w:jc w:val="center"/>
        </w:trPr>
        <w:tc>
          <w:tcPr>
            <w:tcW w:w="1188" w:type="dxa"/>
            <w:vAlign w:val="bottom"/>
          </w:tcPr>
          <w:p w14:paraId="587C04A9"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28CB9A0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25E158E3"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1738</w:t>
            </w:r>
          </w:p>
        </w:tc>
        <w:tc>
          <w:tcPr>
            <w:tcW w:w="1080" w:type="dxa"/>
            <w:vAlign w:val="bottom"/>
          </w:tcPr>
          <w:p w14:paraId="511BBB7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182</w:t>
            </w:r>
          </w:p>
        </w:tc>
        <w:tc>
          <w:tcPr>
            <w:tcW w:w="1080" w:type="dxa"/>
            <w:vAlign w:val="bottom"/>
          </w:tcPr>
          <w:p w14:paraId="2FF42E4F"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0.09479</w:t>
            </w:r>
          </w:p>
        </w:tc>
        <w:tc>
          <w:tcPr>
            <w:tcW w:w="1080" w:type="dxa"/>
            <w:vAlign w:val="bottom"/>
          </w:tcPr>
          <w:p w14:paraId="45A15142" w14:textId="77777777" w:rsidR="006E162B" w:rsidRPr="00C6577B" w:rsidRDefault="006E162B" w:rsidP="006E162B">
            <w:pPr>
              <w:ind w:firstLine="0"/>
              <w:jc w:val="center"/>
              <w:rPr>
                <w:rFonts w:eastAsia="Times New Roman"/>
                <w:color w:val="000000"/>
                <w:sz w:val="16"/>
                <w:szCs w:val="16"/>
              </w:rPr>
            </w:pPr>
          </w:p>
        </w:tc>
      </w:tr>
      <w:tr w:rsidR="006E162B" w:rsidRPr="00C6577B" w14:paraId="3BFBC2A1" w14:textId="77777777" w:rsidTr="006E162B">
        <w:trPr>
          <w:jc w:val="center"/>
        </w:trPr>
        <w:tc>
          <w:tcPr>
            <w:tcW w:w="1188" w:type="dxa"/>
            <w:vAlign w:val="bottom"/>
          </w:tcPr>
          <w:p w14:paraId="071A7848"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1D8512B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152B9E9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37</w:t>
            </w:r>
          </w:p>
        </w:tc>
        <w:tc>
          <w:tcPr>
            <w:tcW w:w="1080" w:type="dxa"/>
            <w:vAlign w:val="bottom"/>
          </w:tcPr>
          <w:p w14:paraId="456F0155"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543</w:t>
            </w:r>
          </w:p>
        </w:tc>
        <w:tc>
          <w:tcPr>
            <w:tcW w:w="1080" w:type="dxa"/>
            <w:vAlign w:val="bottom"/>
          </w:tcPr>
          <w:p w14:paraId="4E92FFDB"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0.06379</w:t>
            </w:r>
          </w:p>
        </w:tc>
        <w:tc>
          <w:tcPr>
            <w:tcW w:w="1080" w:type="dxa"/>
            <w:vAlign w:val="bottom"/>
          </w:tcPr>
          <w:p w14:paraId="786E5690" w14:textId="77777777" w:rsidR="006E162B" w:rsidRPr="00C6577B" w:rsidRDefault="006E162B" w:rsidP="006E162B">
            <w:pPr>
              <w:ind w:firstLine="0"/>
              <w:jc w:val="center"/>
              <w:rPr>
                <w:rFonts w:eastAsia="Times New Roman"/>
                <w:color w:val="000000"/>
                <w:sz w:val="16"/>
                <w:szCs w:val="16"/>
              </w:rPr>
            </w:pPr>
          </w:p>
        </w:tc>
      </w:tr>
      <w:tr w:rsidR="006E162B" w:rsidRPr="00C6577B" w14:paraId="33A8BAD7" w14:textId="77777777" w:rsidTr="006E162B">
        <w:trPr>
          <w:jc w:val="center"/>
        </w:trPr>
        <w:tc>
          <w:tcPr>
            <w:tcW w:w="1188" w:type="dxa"/>
            <w:vAlign w:val="bottom"/>
          </w:tcPr>
          <w:p w14:paraId="44667F1E"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25</w:t>
            </w:r>
            <w:r>
              <w:rPr>
                <w:rFonts w:eastAsia="Times New Roman"/>
                <w:color w:val="000000"/>
                <w:sz w:val="16"/>
                <w:szCs w:val="16"/>
              </w:rPr>
              <w:t xml:space="preserve"> x 25</w:t>
            </w:r>
          </w:p>
        </w:tc>
        <w:tc>
          <w:tcPr>
            <w:tcW w:w="900" w:type="dxa"/>
            <w:vAlign w:val="bottom"/>
          </w:tcPr>
          <w:p w14:paraId="2B277991"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246F7716"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63383E70"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7FC03868"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0C40F94D" w14:textId="77777777" w:rsidR="006E162B" w:rsidRPr="00DF4064" w:rsidRDefault="006E162B" w:rsidP="006E162B">
            <w:pPr>
              <w:ind w:firstLine="0"/>
              <w:jc w:val="center"/>
              <w:rPr>
                <w:rFonts w:eastAsia="Times New Roman"/>
                <w:b/>
                <w:color w:val="000000"/>
                <w:sz w:val="16"/>
                <w:szCs w:val="16"/>
              </w:rPr>
            </w:pPr>
            <w:r w:rsidRPr="00DF4064">
              <w:rPr>
                <w:rFonts w:eastAsia="Times New Roman"/>
                <w:b/>
                <w:color w:val="000000"/>
                <w:sz w:val="16"/>
                <w:szCs w:val="16"/>
              </w:rPr>
              <w:t> 3.48%</w:t>
            </w:r>
          </w:p>
        </w:tc>
      </w:tr>
      <w:tr w:rsidR="006E162B" w:rsidRPr="00C6577B" w14:paraId="27D4CC99" w14:textId="77777777" w:rsidTr="006E162B">
        <w:trPr>
          <w:jc w:val="center"/>
        </w:trPr>
        <w:tc>
          <w:tcPr>
            <w:tcW w:w="1188" w:type="dxa"/>
            <w:vAlign w:val="bottom"/>
          </w:tcPr>
          <w:p w14:paraId="6B14A8F6"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12A2E3ED"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w:t>
            </w:r>
          </w:p>
        </w:tc>
        <w:tc>
          <w:tcPr>
            <w:tcW w:w="1080" w:type="dxa"/>
            <w:vAlign w:val="bottom"/>
          </w:tcPr>
          <w:p w14:paraId="0E0EA6A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393</w:t>
            </w:r>
          </w:p>
        </w:tc>
        <w:tc>
          <w:tcPr>
            <w:tcW w:w="1080" w:type="dxa"/>
            <w:vAlign w:val="bottom"/>
          </w:tcPr>
          <w:p w14:paraId="631B5CC8"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14</w:t>
            </w:r>
          </w:p>
        </w:tc>
        <w:tc>
          <w:tcPr>
            <w:tcW w:w="1080" w:type="dxa"/>
            <w:vAlign w:val="bottom"/>
          </w:tcPr>
          <w:p w14:paraId="2BC34CE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0.03439</w:t>
            </w:r>
          </w:p>
        </w:tc>
        <w:tc>
          <w:tcPr>
            <w:tcW w:w="1080" w:type="dxa"/>
            <w:vAlign w:val="bottom"/>
          </w:tcPr>
          <w:p w14:paraId="7E6946F9" w14:textId="77777777" w:rsidR="006E162B" w:rsidRPr="00C6577B" w:rsidRDefault="006E162B" w:rsidP="006E162B">
            <w:pPr>
              <w:ind w:firstLine="0"/>
              <w:jc w:val="center"/>
              <w:rPr>
                <w:rFonts w:eastAsia="Times New Roman"/>
                <w:color w:val="000000"/>
                <w:sz w:val="16"/>
                <w:szCs w:val="16"/>
              </w:rPr>
            </w:pPr>
          </w:p>
        </w:tc>
      </w:tr>
      <w:tr w:rsidR="006E162B" w:rsidRPr="00C6577B" w14:paraId="2F325C1F" w14:textId="77777777" w:rsidTr="006E162B">
        <w:trPr>
          <w:jc w:val="center"/>
        </w:trPr>
        <w:tc>
          <w:tcPr>
            <w:tcW w:w="1188" w:type="dxa"/>
            <w:vAlign w:val="bottom"/>
          </w:tcPr>
          <w:p w14:paraId="29B9D317"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58E3D419"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w:t>
            </w:r>
          </w:p>
        </w:tc>
        <w:tc>
          <w:tcPr>
            <w:tcW w:w="1080" w:type="dxa"/>
            <w:vAlign w:val="bottom"/>
          </w:tcPr>
          <w:p w14:paraId="374CAC8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10</w:t>
            </w:r>
          </w:p>
        </w:tc>
        <w:tc>
          <w:tcPr>
            <w:tcW w:w="1080" w:type="dxa"/>
            <w:vAlign w:val="bottom"/>
          </w:tcPr>
          <w:p w14:paraId="1382C082"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208</w:t>
            </w:r>
          </w:p>
        </w:tc>
        <w:tc>
          <w:tcPr>
            <w:tcW w:w="1080" w:type="dxa"/>
            <w:vAlign w:val="bottom"/>
          </w:tcPr>
          <w:p w14:paraId="1A20076E" w14:textId="77777777" w:rsidR="006E162B" w:rsidRPr="00C6577B" w:rsidRDefault="006E162B" w:rsidP="006E162B">
            <w:pPr>
              <w:ind w:firstLine="0"/>
              <w:jc w:val="center"/>
              <w:rPr>
                <w:rFonts w:eastAsia="Times New Roman"/>
                <w:color w:val="000000"/>
                <w:sz w:val="16"/>
                <w:szCs w:val="16"/>
              </w:rPr>
            </w:pPr>
            <w:r w:rsidRPr="005618F3">
              <w:rPr>
                <w:rFonts w:eastAsia="Times New Roman"/>
                <w:color w:val="000000"/>
                <w:sz w:val="16"/>
                <w:szCs w:val="16"/>
              </w:rPr>
              <w:t>0.04587</w:t>
            </w:r>
          </w:p>
        </w:tc>
        <w:tc>
          <w:tcPr>
            <w:tcW w:w="1080" w:type="dxa"/>
            <w:vAlign w:val="bottom"/>
          </w:tcPr>
          <w:p w14:paraId="59C9D662" w14:textId="77777777" w:rsidR="006E162B" w:rsidRPr="00C6577B" w:rsidRDefault="006E162B" w:rsidP="006E162B">
            <w:pPr>
              <w:ind w:firstLine="0"/>
              <w:jc w:val="center"/>
              <w:rPr>
                <w:rFonts w:eastAsia="Times New Roman"/>
                <w:color w:val="000000"/>
                <w:sz w:val="16"/>
                <w:szCs w:val="16"/>
              </w:rPr>
            </w:pPr>
          </w:p>
        </w:tc>
      </w:tr>
      <w:tr w:rsidR="006E162B" w14:paraId="466260C5" w14:textId="77777777" w:rsidTr="006E162B">
        <w:trPr>
          <w:jc w:val="center"/>
        </w:trPr>
        <w:tc>
          <w:tcPr>
            <w:tcW w:w="6408" w:type="dxa"/>
            <w:gridSpan w:val="6"/>
            <w:shd w:val="clear" w:color="auto" w:fill="D9D9D9" w:themeFill="background1" w:themeFillShade="D9"/>
            <w:vAlign w:val="bottom"/>
          </w:tcPr>
          <w:p w14:paraId="3A04E808" w14:textId="77777777" w:rsidR="006E162B" w:rsidRDefault="006E162B" w:rsidP="006E162B">
            <w:pPr>
              <w:ind w:firstLine="0"/>
              <w:jc w:val="center"/>
              <w:rPr>
                <w:rFonts w:eastAsia="Times New Roman"/>
                <w:color w:val="000000"/>
                <w:sz w:val="16"/>
                <w:szCs w:val="16"/>
              </w:rPr>
            </w:pPr>
          </w:p>
          <w:p w14:paraId="69463B6B" w14:textId="77777777" w:rsidR="006E162B" w:rsidRPr="001B5A5A" w:rsidRDefault="006E162B" w:rsidP="006E162B">
            <w:pPr>
              <w:ind w:firstLine="0"/>
              <w:jc w:val="center"/>
              <w:rPr>
                <w:rFonts w:eastAsia="Times New Roman"/>
                <w:b/>
                <w:color w:val="000000"/>
                <w:sz w:val="16"/>
                <w:szCs w:val="16"/>
              </w:rPr>
            </w:pPr>
            <w:r w:rsidRPr="001B5A5A">
              <w:rPr>
                <w:rFonts w:eastAsia="Times New Roman"/>
                <w:b/>
                <w:color w:val="000000"/>
                <w:sz w:val="16"/>
                <w:szCs w:val="16"/>
              </w:rPr>
              <w:t>“No Sidewalk” label</w:t>
            </w:r>
          </w:p>
        </w:tc>
      </w:tr>
      <w:tr w:rsidR="006E162B" w:rsidRPr="003F4413" w14:paraId="5261CAB1" w14:textId="77777777" w:rsidTr="006E162B">
        <w:trPr>
          <w:jc w:val="center"/>
        </w:trPr>
        <w:tc>
          <w:tcPr>
            <w:tcW w:w="1188" w:type="dxa"/>
            <w:vAlign w:val="bottom"/>
          </w:tcPr>
          <w:p w14:paraId="47274ACB"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xml:space="preserve"> </w:t>
            </w:r>
          </w:p>
        </w:tc>
        <w:tc>
          <w:tcPr>
            <w:tcW w:w="3060" w:type="dxa"/>
            <w:gridSpan w:val="3"/>
            <w:vAlign w:val="bottom"/>
          </w:tcPr>
          <w:p w14:paraId="496D36CC" w14:textId="77777777" w:rsidR="006E162B" w:rsidRPr="003F4413" w:rsidRDefault="006E162B" w:rsidP="006E162B">
            <w:pPr>
              <w:ind w:right="-141" w:firstLine="0"/>
              <w:jc w:val="center"/>
              <w:rPr>
                <w:rFonts w:eastAsia="Times New Roman"/>
                <w:color w:val="000000"/>
                <w:sz w:val="16"/>
                <w:szCs w:val="16"/>
              </w:rPr>
            </w:pPr>
            <w:r w:rsidRPr="003F4413">
              <w:rPr>
                <w:rFonts w:eastAsia="Times New Roman"/>
                <w:color w:val="000000"/>
                <w:sz w:val="16"/>
                <w:szCs w:val="16"/>
              </w:rPr>
              <w:t>Confusion Matrices</w:t>
            </w:r>
          </w:p>
        </w:tc>
        <w:tc>
          <w:tcPr>
            <w:tcW w:w="1080" w:type="dxa"/>
            <w:vAlign w:val="bottom"/>
          </w:tcPr>
          <w:p w14:paraId="7DDBFCE8"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Error</w:t>
            </w:r>
          </w:p>
        </w:tc>
        <w:tc>
          <w:tcPr>
            <w:tcW w:w="1080" w:type="dxa"/>
            <w:vAlign w:val="bottom"/>
          </w:tcPr>
          <w:p w14:paraId="7B825773" w14:textId="77777777" w:rsidR="006E162B" w:rsidRPr="003F4413" w:rsidRDefault="006E162B" w:rsidP="006E162B">
            <w:pPr>
              <w:ind w:firstLine="0"/>
              <w:jc w:val="center"/>
              <w:rPr>
                <w:rFonts w:eastAsia="Times New Roman"/>
                <w:color w:val="000000"/>
                <w:sz w:val="16"/>
                <w:szCs w:val="16"/>
              </w:rPr>
            </w:pPr>
            <w:r>
              <w:rPr>
                <w:rFonts w:eastAsia="Times New Roman"/>
                <w:color w:val="000000"/>
                <w:sz w:val="16"/>
                <w:szCs w:val="16"/>
              </w:rPr>
              <w:t>OOB Error</w:t>
            </w:r>
          </w:p>
        </w:tc>
      </w:tr>
      <w:tr w:rsidR="006E162B" w:rsidRPr="00C6577B" w14:paraId="62D83DE9" w14:textId="77777777" w:rsidTr="006E162B">
        <w:trPr>
          <w:jc w:val="center"/>
        </w:trPr>
        <w:tc>
          <w:tcPr>
            <w:tcW w:w="1188" w:type="dxa"/>
            <w:vAlign w:val="bottom"/>
          </w:tcPr>
          <w:p w14:paraId="0CA9C22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50</w:t>
            </w:r>
            <w:r>
              <w:rPr>
                <w:rFonts w:eastAsia="Times New Roman"/>
                <w:color w:val="000000"/>
                <w:sz w:val="16"/>
                <w:szCs w:val="16"/>
              </w:rPr>
              <w:t xml:space="preserve"> x 50</w:t>
            </w:r>
          </w:p>
        </w:tc>
        <w:tc>
          <w:tcPr>
            <w:tcW w:w="900" w:type="dxa"/>
            <w:vAlign w:val="bottom"/>
          </w:tcPr>
          <w:p w14:paraId="6789B0BF"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284E8F24"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68D6264D"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7A884A16"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598F205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 </w:t>
            </w:r>
            <w:r>
              <w:rPr>
                <w:rFonts w:eastAsia="Times New Roman"/>
                <w:color w:val="000000"/>
                <w:sz w:val="16"/>
                <w:szCs w:val="16"/>
              </w:rPr>
              <w:t>12.00%</w:t>
            </w:r>
          </w:p>
        </w:tc>
      </w:tr>
      <w:tr w:rsidR="006E162B" w:rsidRPr="00C6577B" w14:paraId="28704B1F" w14:textId="77777777" w:rsidTr="006E162B">
        <w:trPr>
          <w:jc w:val="center"/>
        </w:trPr>
        <w:tc>
          <w:tcPr>
            <w:tcW w:w="1188" w:type="dxa"/>
            <w:vAlign w:val="bottom"/>
          </w:tcPr>
          <w:p w14:paraId="1CCBF61A"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57AD10D8"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256C20A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1676</w:t>
            </w:r>
          </w:p>
        </w:tc>
        <w:tc>
          <w:tcPr>
            <w:tcW w:w="1080" w:type="dxa"/>
            <w:vAlign w:val="bottom"/>
          </w:tcPr>
          <w:p w14:paraId="402DC657"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201</w:t>
            </w:r>
          </w:p>
        </w:tc>
        <w:tc>
          <w:tcPr>
            <w:tcW w:w="1080" w:type="dxa"/>
            <w:vAlign w:val="bottom"/>
          </w:tcPr>
          <w:p w14:paraId="371ED45E"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0.107085</w:t>
            </w:r>
          </w:p>
        </w:tc>
        <w:tc>
          <w:tcPr>
            <w:tcW w:w="1080" w:type="dxa"/>
            <w:vAlign w:val="bottom"/>
          </w:tcPr>
          <w:p w14:paraId="34C5EF0B" w14:textId="77777777" w:rsidR="006E162B" w:rsidRPr="00C6577B" w:rsidRDefault="006E162B" w:rsidP="006E162B">
            <w:pPr>
              <w:ind w:firstLine="0"/>
              <w:jc w:val="center"/>
              <w:rPr>
                <w:rFonts w:eastAsia="Times New Roman"/>
                <w:color w:val="000000"/>
                <w:sz w:val="16"/>
                <w:szCs w:val="16"/>
              </w:rPr>
            </w:pPr>
          </w:p>
        </w:tc>
      </w:tr>
      <w:tr w:rsidR="006E162B" w:rsidRPr="00C6577B" w14:paraId="5FAA2A1E" w14:textId="77777777" w:rsidTr="006E162B">
        <w:trPr>
          <w:jc w:val="center"/>
        </w:trPr>
        <w:tc>
          <w:tcPr>
            <w:tcW w:w="1188" w:type="dxa"/>
            <w:vAlign w:val="bottom"/>
          </w:tcPr>
          <w:p w14:paraId="76FE9ABB"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2082FA2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5BC3C50B"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99</w:t>
            </w:r>
          </w:p>
        </w:tc>
        <w:tc>
          <w:tcPr>
            <w:tcW w:w="1080" w:type="dxa"/>
            <w:vAlign w:val="bottom"/>
          </w:tcPr>
          <w:p w14:paraId="006B2226"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524</w:t>
            </w:r>
          </w:p>
        </w:tc>
        <w:tc>
          <w:tcPr>
            <w:tcW w:w="1080" w:type="dxa"/>
            <w:vAlign w:val="bottom"/>
          </w:tcPr>
          <w:p w14:paraId="2909B58B"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0.158908</w:t>
            </w:r>
          </w:p>
        </w:tc>
        <w:tc>
          <w:tcPr>
            <w:tcW w:w="1080" w:type="dxa"/>
            <w:vAlign w:val="bottom"/>
          </w:tcPr>
          <w:p w14:paraId="74864FA4" w14:textId="77777777" w:rsidR="006E162B" w:rsidRPr="00C6577B" w:rsidRDefault="006E162B" w:rsidP="006E162B">
            <w:pPr>
              <w:ind w:firstLine="0"/>
              <w:jc w:val="center"/>
              <w:rPr>
                <w:rFonts w:eastAsia="Times New Roman"/>
                <w:color w:val="000000"/>
                <w:sz w:val="16"/>
                <w:szCs w:val="16"/>
              </w:rPr>
            </w:pPr>
          </w:p>
        </w:tc>
      </w:tr>
      <w:tr w:rsidR="006E162B" w:rsidRPr="00C6577B" w14:paraId="7C72F4F4" w14:textId="77777777" w:rsidTr="006E162B">
        <w:trPr>
          <w:jc w:val="center"/>
        </w:trPr>
        <w:tc>
          <w:tcPr>
            <w:tcW w:w="1188" w:type="dxa"/>
            <w:vAlign w:val="bottom"/>
          </w:tcPr>
          <w:p w14:paraId="1E1EB9E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25</w:t>
            </w:r>
            <w:r>
              <w:rPr>
                <w:rFonts w:eastAsia="Times New Roman"/>
                <w:color w:val="000000"/>
                <w:sz w:val="16"/>
                <w:szCs w:val="16"/>
              </w:rPr>
              <w:t xml:space="preserve"> x 25</w:t>
            </w:r>
          </w:p>
        </w:tc>
        <w:tc>
          <w:tcPr>
            <w:tcW w:w="900" w:type="dxa"/>
            <w:vAlign w:val="bottom"/>
          </w:tcPr>
          <w:p w14:paraId="1BCEE089"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6A88A6C8"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17733DA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3B10A780" w14:textId="77777777" w:rsidR="006E162B" w:rsidRPr="00C6577B" w:rsidRDefault="006E162B" w:rsidP="006E162B">
            <w:pPr>
              <w:ind w:firstLine="0"/>
              <w:jc w:val="center"/>
              <w:rPr>
                <w:rFonts w:eastAsia="Times New Roman"/>
                <w:color w:val="000000"/>
                <w:sz w:val="16"/>
                <w:szCs w:val="16"/>
              </w:rPr>
            </w:pPr>
          </w:p>
        </w:tc>
        <w:tc>
          <w:tcPr>
            <w:tcW w:w="1080" w:type="dxa"/>
            <w:vAlign w:val="bottom"/>
          </w:tcPr>
          <w:p w14:paraId="08F6BB0F" w14:textId="77777777" w:rsidR="006E162B" w:rsidRPr="00DF4064" w:rsidRDefault="006E162B" w:rsidP="006E162B">
            <w:pPr>
              <w:ind w:firstLine="0"/>
              <w:jc w:val="center"/>
              <w:rPr>
                <w:rFonts w:eastAsia="Times New Roman"/>
                <w:b/>
                <w:color w:val="000000"/>
                <w:sz w:val="16"/>
                <w:szCs w:val="16"/>
              </w:rPr>
            </w:pPr>
            <w:r w:rsidRPr="00DF4064">
              <w:rPr>
                <w:rFonts w:eastAsia="Times New Roman"/>
                <w:b/>
                <w:color w:val="000000"/>
                <w:sz w:val="16"/>
                <w:szCs w:val="16"/>
              </w:rPr>
              <w:t> 6.56%</w:t>
            </w:r>
          </w:p>
        </w:tc>
      </w:tr>
      <w:tr w:rsidR="006E162B" w:rsidRPr="00C6577B" w14:paraId="6EC0CB76" w14:textId="77777777" w:rsidTr="006E162B">
        <w:trPr>
          <w:jc w:val="center"/>
        </w:trPr>
        <w:tc>
          <w:tcPr>
            <w:tcW w:w="1188" w:type="dxa"/>
            <w:vAlign w:val="bottom"/>
          </w:tcPr>
          <w:p w14:paraId="612C31EB"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7783F92E"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w:t>
            </w:r>
          </w:p>
        </w:tc>
        <w:tc>
          <w:tcPr>
            <w:tcW w:w="1080" w:type="dxa"/>
            <w:vAlign w:val="bottom"/>
          </w:tcPr>
          <w:p w14:paraId="1CFB60BC"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379</w:t>
            </w:r>
          </w:p>
        </w:tc>
        <w:tc>
          <w:tcPr>
            <w:tcW w:w="1080" w:type="dxa"/>
            <w:vAlign w:val="bottom"/>
          </w:tcPr>
          <w:p w14:paraId="72BACC0F"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17</w:t>
            </w:r>
          </w:p>
        </w:tc>
        <w:tc>
          <w:tcPr>
            <w:tcW w:w="1080" w:type="dxa"/>
            <w:vAlign w:val="bottom"/>
          </w:tcPr>
          <w:p w14:paraId="03334B65"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0.107085</w:t>
            </w:r>
          </w:p>
        </w:tc>
        <w:tc>
          <w:tcPr>
            <w:tcW w:w="1080" w:type="dxa"/>
            <w:vAlign w:val="bottom"/>
          </w:tcPr>
          <w:p w14:paraId="61E0238D" w14:textId="77777777" w:rsidR="006E162B" w:rsidRPr="00C6577B" w:rsidRDefault="006E162B" w:rsidP="006E162B">
            <w:pPr>
              <w:ind w:firstLine="0"/>
              <w:jc w:val="center"/>
              <w:rPr>
                <w:rFonts w:eastAsia="Times New Roman"/>
                <w:color w:val="000000"/>
                <w:sz w:val="16"/>
                <w:szCs w:val="16"/>
              </w:rPr>
            </w:pPr>
          </w:p>
        </w:tc>
      </w:tr>
      <w:tr w:rsidR="006E162B" w:rsidRPr="00C6577B" w14:paraId="04F6FC71" w14:textId="77777777" w:rsidTr="006E162B">
        <w:trPr>
          <w:jc w:val="center"/>
        </w:trPr>
        <w:tc>
          <w:tcPr>
            <w:tcW w:w="1188" w:type="dxa"/>
            <w:vAlign w:val="bottom"/>
          </w:tcPr>
          <w:p w14:paraId="754A6CA5" w14:textId="77777777" w:rsidR="006E162B" w:rsidRPr="00C6577B" w:rsidRDefault="006E162B" w:rsidP="006E162B">
            <w:pPr>
              <w:ind w:firstLine="0"/>
              <w:jc w:val="center"/>
              <w:rPr>
                <w:rFonts w:eastAsia="Times New Roman"/>
                <w:color w:val="000000"/>
                <w:sz w:val="16"/>
                <w:szCs w:val="16"/>
              </w:rPr>
            </w:pPr>
          </w:p>
        </w:tc>
        <w:tc>
          <w:tcPr>
            <w:tcW w:w="900" w:type="dxa"/>
            <w:vAlign w:val="bottom"/>
          </w:tcPr>
          <w:p w14:paraId="4336DCAB"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1</w:t>
            </w:r>
          </w:p>
        </w:tc>
        <w:tc>
          <w:tcPr>
            <w:tcW w:w="1080" w:type="dxa"/>
            <w:vAlign w:val="bottom"/>
          </w:tcPr>
          <w:p w14:paraId="2ABC672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24</w:t>
            </w:r>
          </w:p>
        </w:tc>
        <w:tc>
          <w:tcPr>
            <w:tcW w:w="1080" w:type="dxa"/>
            <w:vAlign w:val="bottom"/>
          </w:tcPr>
          <w:p w14:paraId="18CE5DF9"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205</w:t>
            </w:r>
          </w:p>
        </w:tc>
        <w:tc>
          <w:tcPr>
            <w:tcW w:w="1080" w:type="dxa"/>
            <w:vAlign w:val="bottom"/>
          </w:tcPr>
          <w:p w14:paraId="3FF7D746" w14:textId="77777777" w:rsidR="006E162B" w:rsidRPr="00C6577B" w:rsidRDefault="006E162B" w:rsidP="006E162B">
            <w:pPr>
              <w:ind w:firstLine="0"/>
              <w:jc w:val="center"/>
              <w:rPr>
                <w:rFonts w:eastAsia="Times New Roman"/>
                <w:color w:val="000000"/>
                <w:sz w:val="16"/>
                <w:szCs w:val="16"/>
              </w:rPr>
            </w:pPr>
            <w:r w:rsidRPr="00C6577B">
              <w:rPr>
                <w:rFonts w:eastAsia="Times New Roman"/>
                <w:color w:val="000000"/>
                <w:sz w:val="16"/>
                <w:szCs w:val="16"/>
              </w:rPr>
              <w:t>0.158908</w:t>
            </w:r>
          </w:p>
        </w:tc>
        <w:tc>
          <w:tcPr>
            <w:tcW w:w="1080" w:type="dxa"/>
            <w:vAlign w:val="bottom"/>
          </w:tcPr>
          <w:p w14:paraId="220A6CA7" w14:textId="77777777" w:rsidR="006E162B" w:rsidRPr="00C6577B" w:rsidRDefault="006E162B" w:rsidP="006E162B">
            <w:pPr>
              <w:ind w:firstLine="0"/>
              <w:jc w:val="center"/>
              <w:rPr>
                <w:rFonts w:eastAsia="Times New Roman"/>
                <w:color w:val="000000"/>
                <w:sz w:val="16"/>
                <w:szCs w:val="16"/>
              </w:rPr>
            </w:pPr>
          </w:p>
        </w:tc>
      </w:tr>
    </w:tbl>
    <w:p w14:paraId="264C7249" w14:textId="77777777" w:rsidR="006E162B" w:rsidRDefault="006E162B" w:rsidP="003C0F8F">
      <w:pPr>
        <w:ind w:firstLine="0"/>
      </w:pPr>
    </w:p>
    <w:p w14:paraId="77E26796" w14:textId="495BE51D" w:rsidR="006E162B" w:rsidRDefault="006E162B" w:rsidP="001B5A5A">
      <w:pPr>
        <w:ind w:firstLine="0"/>
      </w:pPr>
      <w:r>
        <w:t xml:space="preserve">Since the 25 x 25 grid has the lower error rate, we will focus our analysis on the important characteristics that emerged from this grid pattern. </w:t>
      </w:r>
    </w:p>
    <w:p w14:paraId="43ACCBEB" w14:textId="77777777" w:rsidR="006E162B" w:rsidRPr="0091775B" w:rsidRDefault="006E162B" w:rsidP="003C0F8F">
      <w:pPr>
        <w:ind w:firstLine="0"/>
        <w:rPr>
          <w:b/>
        </w:rPr>
      </w:pPr>
    </w:p>
    <w:p w14:paraId="1C0B6D44" w14:textId="1E72E2AE" w:rsidR="001977AD" w:rsidRPr="003F4413" w:rsidRDefault="006E162B" w:rsidP="001977AD">
      <w:pPr>
        <w:ind w:firstLine="0"/>
        <w:rPr>
          <w:color w:val="000000"/>
        </w:rPr>
      </w:pPr>
      <w:r w:rsidRPr="0091775B">
        <w:rPr>
          <w:rFonts w:ascii="Times New Roman" w:eastAsiaTheme="minorEastAsia" w:hAnsi="Times New Roman"/>
          <w:b/>
          <w:sz w:val="18"/>
          <w:szCs w:val="18"/>
          <w:lang w:eastAsia="en-US"/>
        </w:rPr>
        <w:t>Table 7</w:t>
      </w:r>
      <w:r w:rsidR="001977AD" w:rsidRPr="0091775B">
        <w:rPr>
          <w:rFonts w:ascii="Times New Roman" w:eastAsiaTheme="minorEastAsia" w:hAnsi="Times New Roman"/>
          <w:b/>
          <w:sz w:val="18"/>
          <w:szCs w:val="18"/>
          <w:lang w:eastAsia="en-US"/>
        </w:rPr>
        <w:t>.</w:t>
      </w:r>
      <w:r w:rsidR="001B5A5A">
        <w:rPr>
          <w:rFonts w:ascii="Times New Roman" w:eastAsiaTheme="minorEastAsia" w:hAnsi="Times New Roman"/>
          <w:sz w:val="18"/>
          <w:szCs w:val="18"/>
          <w:lang w:eastAsia="en-US"/>
        </w:rPr>
        <w:t xml:space="preserve"> </w:t>
      </w:r>
      <w:r w:rsidR="001B5A5A">
        <w:rPr>
          <w:rFonts w:ascii="Times New Roman" w:eastAsiaTheme="minorEastAsia" w:hAnsi="Times New Roman"/>
          <w:sz w:val="18"/>
          <w:szCs w:val="18"/>
          <w:lang w:eastAsia="en-US"/>
        </w:rPr>
        <w:tab/>
        <w:t xml:space="preserve">  </w:t>
      </w:r>
      <w:r w:rsidR="00D025BE">
        <w:rPr>
          <w:rFonts w:ascii="Times New Roman" w:eastAsiaTheme="minorEastAsia" w:hAnsi="Times New Roman"/>
          <w:sz w:val="18"/>
          <w:szCs w:val="18"/>
          <w:lang w:eastAsia="en-US"/>
        </w:rPr>
        <w:t>Importance</w:t>
      </w:r>
      <w:r w:rsidR="001977AD">
        <w:rPr>
          <w:rFonts w:ascii="Times New Roman" w:eastAsiaTheme="minorEastAsia" w:hAnsi="Times New Roman"/>
          <w:sz w:val="18"/>
          <w:szCs w:val="18"/>
          <w:lang w:eastAsia="en-US"/>
        </w:rPr>
        <w:t xml:space="preserve"> Results </w:t>
      </w:r>
      <w:r w:rsidR="00D025BE">
        <w:rPr>
          <w:rFonts w:ascii="Times New Roman" w:eastAsiaTheme="minorEastAsia" w:hAnsi="Times New Roman"/>
          <w:sz w:val="18"/>
          <w:szCs w:val="18"/>
          <w:lang w:eastAsia="en-US"/>
        </w:rPr>
        <w:t>for Crime Statistics</w:t>
      </w:r>
    </w:p>
    <w:p w14:paraId="47B04503" w14:textId="77777777" w:rsidR="001977AD" w:rsidRDefault="001977AD" w:rsidP="003C0F8F">
      <w:pPr>
        <w:ind w:firstLine="0"/>
      </w:pPr>
    </w:p>
    <w:tbl>
      <w:tblPr>
        <w:tblStyle w:val="TableGrid"/>
        <w:tblW w:w="0" w:type="auto"/>
        <w:tblLayout w:type="fixed"/>
        <w:tblLook w:val="04A0" w:firstRow="1" w:lastRow="0" w:firstColumn="1" w:lastColumn="0" w:noHBand="0" w:noVBand="1"/>
      </w:tblPr>
      <w:tblGrid>
        <w:gridCol w:w="918"/>
        <w:gridCol w:w="1170"/>
        <w:gridCol w:w="990"/>
        <w:gridCol w:w="810"/>
        <w:gridCol w:w="900"/>
        <w:gridCol w:w="770"/>
        <w:gridCol w:w="940"/>
        <w:gridCol w:w="635"/>
      </w:tblGrid>
      <w:tr w:rsidR="001977AD" w14:paraId="68E350DC" w14:textId="77777777" w:rsidTr="001B5A5A">
        <w:trPr>
          <w:trHeight w:val="372"/>
        </w:trPr>
        <w:tc>
          <w:tcPr>
            <w:tcW w:w="7133" w:type="dxa"/>
            <w:gridSpan w:val="8"/>
            <w:shd w:val="clear" w:color="auto" w:fill="D9D9D9" w:themeFill="background1" w:themeFillShade="D9"/>
            <w:vAlign w:val="bottom"/>
          </w:tcPr>
          <w:p w14:paraId="5D1E27A2" w14:textId="2104262C" w:rsidR="001977AD" w:rsidRPr="001B5A5A" w:rsidRDefault="001977AD" w:rsidP="001B5A5A">
            <w:pPr>
              <w:ind w:firstLine="0"/>
              <w:jc w:val="center"/>
              <w:rPr>
                <w:rFonts w:eastAsia="Times New Roman"/>
                <w:b/>
                <w:color w:val="000000"/>
                <w:sz w:val="16"/>
                <w:szCs w:val="16"/>
              </w:rPr>
            </w:pPr>
            <w:r w:rsidRPr="001B5A5A">
              <w:rPr>
                <w:rFonts w:eastAsia="Times New Roman"/>
                <w:b/>
                <w:color w:val="000000"/>
                <w:sz w:val="16"/>
                <w:szCs w:val="16"/>
              </w:rPr>
              <w:t xml:space="preserve">25 x 25 Grid </w:t>
            </w:r>
            <w:r w:rsidR="00D025BE" w:rsidRPr="001B5A5A">
              <w:rPr>
                <w:rFonts w:eastAsia="Times New Roman"/>
                <w:b/>
                <w:color w:val="000000"/>
                <w:sz w:val="16"/>
                <w:szCs w:val="16"/>
              </w:rPr>
              <w:t>Importance Results</w:t>
            </w:r>
          </w:p>
        </w:tc>
      </w:tr>
      <w:tr w:rsidR="001977AD" w14:paraId="68CDFF36" w14:textId="77777777" w:rsidTr="001977AD">
        <w:tc>
          <w:tcPr>
            <w:tcW w:w="918" w:type="dxa"/>
            <w:vAlign w:val="bottom"/>
          </w:tcPr>
          <w:p w14:paraId="73A1EE0C" w14:textId="77777777" w:rsidR="001977AD" w:rsidRPr="001977AD" w:rsidRDefault="001977AD" w:rsidP="001977AD">
            <w:pPr>
              <w:ind w:firstLine="0"/>
              <w:jc w:val="center"/>
              <w:rPr>
                <w:rFonts w:eastAsia="Times New Roman"/>
                <w:color w:val="000000"/>
                <w:sz w:val="16"/>
                <w:szCs w:val="16"/>
              </w:rPr>
            </w:pPr>
          </w:p>
        </w:tc>
        <w:tc>
          <w:tcPr>
            <w:tcW w:w="1170" w:type="dxa"/>
            <w:vAlign w:val="bottom"/>
          </w:tcPr>
          <w:p w14:paraId="6F65234D" w14:textId="77777777" w:rsid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No</w:t>
            </w:r>
          </w:p>
          <w:p w14:paraId="2636324E" w14:textId="16083411" w:rsidR="001977AD" w:rsidRPr="001977AD" w:rsidRDefault="001977AD" w:rsidP="001977AD">
            <w:pPr>
              <w:ind w:firstLine="0"/>
              <w:jc w:val="center"/>
              <w:rPr>
                <w:rFonts w:eastAsia="Times New Roman"/>
                <w:color w:val="000000"/>
                <w:sz w:val="16"/>
                <w:szCs w:val="16"/>
              </w:rPr>
            </w:pPr>
            <w:proofErr w:type="spellStart"/>
            <w:r w:rsidRPr="001977AD">
              <w:rPr>
                <w:rFonts w:eastAsia="Times New Roman"/>
                <w:color w:val="000000"/>
                <w:sz w:val="16"/>
                <w:szCs w:val="16"/>
              </w:rPr>
              <w:t>CurbRamp</w:t>
            </w:r>
            <w:proofErr w:type="spellEnd"/>
          </w:p>
        </w:tc>
        <w:tc>
          <w:tcPr>
            <w:tcW w:w="990" w:type="dxa"/>
            <w:vAlign w:val="bottom"/>
          </w:tcPr>
          <w:p w14:paraId="53C223A7" w14:textId="77777777" w:rsid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No</w:t>
            </w:r>
          </w:p>
          <w:p w14:paraId="08349C34" w14:textId="59DE8F57"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Sidewalk</w:t>
            </w:r>
          </w:p>
        </w:tc>
        <w:tc>
          <w:tcPr>
            <w:tcW w:w="810" w:type="dxa"/>
            <w:vAlign w:val="bottom"/>
          </w:tcPr>
          <w:p w14:paraId="65591D67" w14:textId="0295F12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Obstacle</w:t>
            </w:r>
          </w:p>
        </w:tc>
        <w:tc>
          <w:tcPr>
            <w:tcW w:w="900" w:type="dxa"/>
            <w:vAlign w:val="bottom"/>
          </w:tcPr>
          <w:p w14:paraId="26C9E032" w14:textId="4D50536F"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Occlusion</w:t>
            </w:r>
          </w:p>
        </w:tc>
        <w:tc>
          <w:tcPr>
            <w:tcW w:w="770" w:type="dxa"/>
            <w:vAlign w:val="bottom"/>
          </w:tcPr>
          <w:p w14:paraId="29AAA798" w14:textId="1D9D9801" w:rsidR="001977AD" w:rsidRPr="001977AD" w:rsidRDefault="001977AD" w:rsidP="001977AD">
            <w:pPr>
              <w:ind w:firstLine="0"/>
              <w:jc w:val="center"/>
              <w:rPr>
                <w:rFonts w:eastAsia="Times New Roman"/>
                <w:color w:val="000000"/>
                <w:sz w:val="16"/>
                <w:szCs w:val="16"/>
              </w:rPr>
            </w:pPr>
            <w:proofErr w:type="spellStart"/>
            <w:r w:rsidRPr="001977AD">
              <w:rPr>
                <w:rFonts w:eastAsia="Times New Roman"/>
                <w:color w:val="000000"/>
                <w:sz w:val="16"/>
                <w:szCs w:val="16"/>
              </w:rPr>
              <w:t>SurfaceProblem</w:t>
            </w:r>
            <w:proofErr w:type="spellEnd"/>
          </w:p>
        </w:tc>
        <w:tc>
          <w:tcPr>
            <w:tcW w:w="940" w:type="dxa"/>
            <w:vAlign w:val="bottom"/>
          </w:tcPr>
          <w:p w14:paraId="12EC4C5C" w14:textId="41DD1E34" w:rsidR="001977AD" w:rsidRPr="001977AD" w:rsidRDefault="001977AD" w:rsidP="001977AD">
            <w:pPr>
              <w:ind w:firstLine="0"/>
              <w:jc w:val="center"/>
              <w:rPr>
                <w:rFonts w:eastAsia="Times New Roman"/>
                <w:color w:val="000000"/>
                <w:sz w:val="16"/>
                <w:szCs w:val="16"/>
              </w:rPr>
            </w:pPr>
            <w:proofErr w:type="spellStart"/>
            <w:r w:rsidRPr="001977AD">
              <w:rPr>
                <w:rFonts w:eastAsia="Times New Roman"/>
                <w:color w:val="000000"/>
                <w:sz w:val="16"/>
                <w:szCs w:val="16"/>
              </w:rPr>
              <w:t>CurbRamp</w:t>
            </w:r>
            <w:proofErr w:type="spellEnd"/>
          </w:p>
        </w:tc>
        <w:tc>
          <w:tcPr>
            <w:tcW w:w="635" w:type="dxa"/>
            <w:vAlign w:val="bottom"/>
          </w:tcPr>
          <w:p w14:paraId="0E3A2C9B" w14:textId="5ADC817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Other</w:t>
            </w:r>
          </w:p>
        </w:tc>
      </w:tr>
      <w:tr w:rsidR="001977AD" w14:paraId="3EB0ADD4" w14:textId="77777777" w:rsidTr="001977AD">
        <w:tc>
          <w:tcPr>
            <w:tcW w:w="918" w:type="dxa"/>
            <w:vAlign w:val="bottom"/>
          </w:tcPr>
          <w:p w14:paraId="41C4B0B4" w14:textId="585E89A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Day</w:t>
            </w:r>
          </w:p>
        </w:tc>
        <w:tc>
          <w:tcPr>
            <w:tcW w:w="1170" w:type="dxa"/>
            <w:vAlign w:val="bottom"/>
          </w:tcPr>
          <w:p w14:paraId="31BBCD6C" w14:textId="3DD33E4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18.4981</w:t>
            </w:r>
          </w:p>
        </w:tc>
        <w:tc>
          <w:tcPr>
            <w:tcW w:w="990" w:type="dxa"/>
            <w:vAlign w:val="bottom"/>
          </w:tcPr>
          <w:p w14:paraId="0CC46E85" w14:textId="6C08301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18.4294</w:t>
            </w:r>
          </w:p>
        </w:tc>
        <w:tc>
          <w:tcPr>
            <w:tcW w:w="810" w:type="dxa"/>
            <w:vAlign w:val="bottom"/>
          </w:tcPr>
          <w:p w14:paraId="66D0A654" w14:textId="112A7C9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17.715</w:t>
            </w:r>
          </w:p>
        </w:tc>
        <w:tc>
          <w:tcPr>
            <w:tcW w:w="900" w:type="dxa"/>
            <w:vAlign w:val="bottom"/>
          </w:tcPr>
          <w:p w14:paraId="6D89BF54" w14:textId="25FB4FCE"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17.7626</w:t>
            </w:r>
          </w:p>
        </w:tc>
        <w:tc>
          <w:tcPr>
            <w:tcW w:w="770" w:type="dxa"/>
            <w:vAlign w:val="bottom"/>
          </w:tcPr>
          <w:p w14:paraId="587DD90C" w14:textId="3531513A"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18.2147</w:t>
            </w:r>
          </w:p>
        </w:tc>
        <w:tc>
          <w:tcPr>
            <w:tcW w:w="940" w:type="dxa"/>
            <w:vAlign w:val="bottom"/>
          </w:tcPr>
          <w:p w14:paraId="6EFC91F9" w14:textId="4005EB2C"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20.3762</w:t>
            </w:r>
          </w:p>
        </w:tc>
        <w:tc>
          <w:tcPr>
            <w:tcW w:w="635" w:type="dxa"/>
            <w:vAlign w:val="bottom"/>
          </w:tcPr>
          <w:p w14:paraId="6A78FDE2" w14:textId="5B7765DC"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17.80</w:t>
            </w:r>
          </w:p>
        </w:tc>
      </w:tr>
      <w:tr w:rsidR="001977AD" w14:paraId="4825608F" w14:textId="77777777" w:rsidTr="001977AD">
        <w:tc>
          <w:tcPr>
            <w:tcW w:w="918" w:type="dxa"/>
            <w:vAlign w:val="bottom"/>
          </w:tcPr>
          <w:p w14:paraId="1B0978FB" w14:textId="4B9FE667"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Evening</w:t>
            </w:r>
          </w:p>
        </w:tc>
        <w:tc>
          <w:tcPr>
            <w:tcW w:w="1170" w:type="dxa"/>
            <w:vAlign w:val="bottom"/>
          </w:tcPr>
          <w:p w14:paraId="5572FC4A" w14:textId="5056D8AE"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20.8991</w:t>
            </w:r>
          </w:p>
        </w:tc>
        <w:tc>
          <w:tcPr>
            <w:tcW w:w="990" w:type="dxa"/>
            <w:vAlign w:val="bottom"/>
          </w:tcPr>
          <w:p w14:paraId="37458B2F" w14:textId="2EC36E31"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24.4415</w:t>
            </w:r>
          </w:p>
        </w:tc>
        <w:tc>
          <w:tcPr>
            <w:tcW w:w="810" w:type="dxa"/>
            <w:vAlign w:val="bottom"/>
          </w:tcPr>
          <w:p w14:paraId="01F95DEC" w14:textId="1A67259F"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21.297</w:t>
            </w:r>
          </w:p>
        </w:tc>
        <w:tc>
          <w:tcPr>
            <w:tcW w:w="900" w:type="dxa"/>
            <w:vAlign w:val="bottom"/>
          </w:tcPr>
          <w:p w14:paraId="5694E406" w14:textId="021AF3BF"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25.7356</w:t>
            </w:r>
          </w:p>
        </w:tc>
        <w:tc>
          <w:tcPr>
            <w:tcW w:w="770" w:type="dxa"/>
            <w:vAlign w:val="bottom"/>
          </w:tcPr>
          <w:p w14:paraId="28FCAA5A" w14:textId="5F059597" w:rsidR="001977AD" w:rsidRPr="00DF4064" w:rsidRDefault="001977AD" w:rsidP="001977AD">
            <w:pPr>
              <w:ind w:firstLine="0"/>
              <w:jc w:val="center"/>
              <w:rPr>
                <w:rFonts w:eastAsia="Times New Roman"/>
                <w:b/>
                <w:color w:val="000000"/>
                <w:sz w:val="16"/>
                <w:szCs w:val="16"/>
              </w:rPr>
            </w:pPr>
            <w:r w:rsidRPr="00DF4064">
              <w:rPr>
                <w:rFonts w:eastAsia="Times New Roman"/>
                <w:b/>
                <w:color w:val="000000"/>
                <w:sz w:val="16"/>
                <w:szCs w:val="16"/>
              </w:rPr>
              <w:t>20.9577</w:t>
            </w:r>
          </w:p>
        </w:tc>
        <w:tc>
          <w:tcPr>
            <w:tcW w:w="940" w:type="dxa"/>
            <w:vAlign w:val="bottom"/>
          </w:tcPr>
          <w:p w14:paraId="002005F5" w14:textId="7448AC5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19.6574</w:t>
            </w:r>
          </w:p>
        </w:tc>
        <w:tc>
          <w:tcPr>
            <w:tcW w:w="635" w:type="dxa"/>
            <w:vAlign w:val="bottom"/>
          </w:tcPr>
          <w:p w14:paraId="67913183" w14:textId="1CC79A9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17.23</w:t>
            </w:r>
          </w:p>
        </w:tc>
      </w:tr>
      <w:tr w:rsidR="001977AD" w14:paraId="58B18CA7" w14:textId="77777777" w:rsidTr="001977AD">
        <w:tc>
          <w:tcPr>
            <w:tcW w:w="918" w:type="dxa"/>
            <w:vAlign w:val="bottom"/>
          </w:tcPr>
          <w:p w14:paraId="5CF61A60" w14:textId="061981BC"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Midnight</w:t>
            </w:r>
          </w:p>
        </w:tc>
        <w:tc>
          <w:tcPr>
            <w:tcW w:w="1170" w:type="dxa"/>
            <w:vAlign w:val="bottom"/>
          </w:tcPr>
          <w:p w14:paraId="685EB934" w14:textId="1B92BF66"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14.0016</w:t>
            </w:r>
          </w:p>
        </w:tc>
        <w:tc>
          <w:tcPr>
            <w:tcW w:w="990" w:type="dxa"/>
            <w:vAlign w:val="bottom"/>
          </w:tcPr>
          <w:p w14:paraId="14F3E20D" w14:textId="67C5651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15.7375</w:t>
            </w:r>
          </w:p>
        </w:tc>
        <w:tc>
          <w:tcPr>
            <w:tcW w:w="810" w:type="dxa"/>
            <w:vAlign w:val="bottom"/>
          </w:tcPr>
          <w:p w14:paraId="6B33BE3F" w14:textId="1AC36C8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13.6554</w:t>
            </w:r>
          </w:p>
        </w:tc>
        <w:tc>
          <w:tcPr>
            <w:tcW w:w="900" w:type="dxa"/>
            <w:vAlign w:val="bottom"/>
          </w:tcPr>
          <w:p w14:paraId="3B167990" w14:textId="5626929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14.6961</w:t>
            </w:r>
          </w:p>
        </w:tc>
        <w:tc>
          <w:tcPr>
            <w:tcW w:w="770" w:type="dxa"/>
            <w:vAlign w:val="bottom"/>
          </w:tcPr>
          <w:p w14:paraId="68425AC2" w14:textId="20D1884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10.9222</w:t>
            </w:r>
          </w:p>
        </w:tc>
        <w:tc>
          <w:tcPr>
            <w:tcW w:w="940" w:type="dxa"/>
            <w:vAlign w:val="bottom"/>
          </w:tcPr>
          <w:p w14:paraId="54A0AF53" w14:textId="21654609"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12.0401</w:t>
            </w:r>
          </w:p>
        </w:tc>
        <w:tc>
          <w:tcPr>
            <w:tcW w:w="635" w:type="dxa"/>
            <w:vAlign w:val="bottom"/>
          </w:tcPr>
          <w:p w14:paraId="3372DDBE" w14:textId="345DA31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15.83</w:t>
            </w:r>
          </w:p>
        </w:tc>
      </w:tr>
      <w:tr w:rsidR="001977AD" w14:paraId="4F568314" w14:textId="77777777" w:rsidTr="001977AD">
        <w:tc>
          <w:tcPr>
            <w:tcW w:w="918" w:type="dxa"/>
            <w:vAlign w:val="bottom"/>
          </w:tcPr>
          <w:p w14:paraId="2E6DB936" w14:textId="2488786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Vehicle Theft</w:t>
            </w:r>
          </w:p>
        </w:tc>
        <w:tc>
          <w:tcPr>
            <w:tcW w:w="1170" w:type="dxa"/>
            <w:vAlign w:val="bottom"/>
          </w:tcPr>
          <w:p w14:paraId="42671E97" w14:textId="0423F7E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14.6189</w:t>
            </w:r>
          </w:p>
        </w:tc>
        <w:tc>
          <w:tcPr>
            <w:tcW w:w="990" w:type="dxa"/>
            <w:vAlign w:val="bottom"/>
          </w:tcPr>
          <w:p w14:paraId="090D55C2" w14:textId="72E905FE"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9.9354</w:t>
            </w:r>
          </w:p>
        </w:tc>
        <w:tc>
          <w:tcPr>
            <w:tcW w:w="810" w:type="dxa"/>
            <w:vAlign w:val="bottom"/>
          </w:tcPr>
          <w:p w14:paraId="5F9FB137" w14:textId="7097D54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17.258</w:t>
            </w:r>
          </w:p>
        </w:tc>
        <w:tc>
          <w:tcPr>
            <w:tcW w:w="900" w:type="dxa"/>
            <w:vAlign w:val="bottom"/>
          </w:tcPr>
          <w:p w14:paraId="0C5E7E99" w14:textId="0BDD4C1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9.7994</w:t>
            </w:r>
          </w:p>
        </w:tc>
        <w:tc>
          <w:tcPr>
            <w:tcW w:w="770" w:type="dxa"/>
            <w:vAlign w:val="bottom"/>
          </w:tcPr>
          <w:p w14:paraId="202B717A" w14:textId="43BC3B8F"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17.0545</w:t>
            </w:r>
          </w:p>
        </w:tc>
        <w:tc>
          <w:tcPr>
            <w:tcW w:w="940" w:type="dxa"/>
            <w:vAlign w:val="bottom"/>
          </w:tcPr>
          <w:p w14:paraId="3DAD0A25" w14:textId="2745C1CE"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15.6729</w:t>
            </w:r>
          </w:p>
        </w:tc>
        <w:tc>
          <w:tcPr>
            <w:tcW w:w="635" w:type="dxa"/>
            <w:vAlign w:val="bottom"/>
          </w:tcPr>
          <w:p w14:paraId="326B0974" w14:textId="4D81E538"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14.07</w:t>
            </w:r>
          </w:p>
        </w:tc>
      </w:tr>
      <w:tr w:rsidR="001977AD" w14:paraId="5E03B49F" w14:textId="77777777" w:rsidTr="001977AD">
        <w:tc>
          <w:tcPr>
            <w:tcW w:w="918" w:type="dxa"/>
            <w:vAlign w:val="bottom"/>
          </w:tcPr>
          <w:p w14:paraId="44EF6B3C" w14:textId="48A90167"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Robbery</w:t>
            </w:r>
          </w:p>
        </w:tc>
        <w:tc>
          <w:tcPr>
            <w:tcW w:w="1170" w:type="dxa"/>
            <w:vAlign w:val="bottom"/>
          </w:tcPr>
          <w:p w14:paraId="2FF1B5E3" w14:textId="16A7AB5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12.3292</w:t>
            </w:r>
          </w:p>
        </w:tc>
        <w:tc>
          <w:tcPr>
            <w:tcW w:w="990" w:type="dxa"/>
            <w:vAlign w:val="bottom"/>
          </w:tcPr>
          <w:p w14:paraId="66DB9E2E" w14:textId="39657AD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17.7699</w:t>
            </w:r>
          </w:p>
        </w:tc>
        <w:tc>
          <w:tcPr>
            <w:tcW w:w="810" w:type="dxa"/>
            <w:vAlign w:val="bottom"/>
          </w:tcPr>
          <w:p w14:paraId="125026F3" w14:textId="0526F143"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14.5107</w:t>
            </w:r>
          </w:p>
        </w:tc>
        <w:tc>
          <w:tcPr>
            <w:tcW w:w="900" w:type="dxa"/>
            <w:vAlign w:val="bottom"/>
          </w:tcPr>
          <w:p w14:paraId="27F302C2" w14:textId="420258A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17.0238</w:t>
            </w:r>
          </w:p>
        </w:tc>
        <w:tc>
          <w:tcPr>
            <w:tcW w:w="770" w:type="dxa"/>
            <w:vAlign w:val="bottom"/>
          </w:tcPr>
          <w:p w14:paraId="30BD9515" w14:textId="6F10CDA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11.6437</w:t>
            </w:r>
          </w:p>
        </w:tc>
        <w:tc>
          <w:tcPr>
            <w:tcW w:w="940" w:type="dxa"/>
            <w:vAlign w:val="bottom"/>
          </w:tcPr>
          <w:p w14:paraId="740D20D7" w14:textId="72AF1DBE"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13.6176</w:t>
            </w:r>
          </w:p>
        </w:tc>
        <w:tc>
          <w:tcPr>
            <w:tcW w:w="635" w:type="dxa"/>
            <w:vAlign w:val="bottom"/>
          </w:tcPr>
          <w:p w14:paraId="36B1CC9F" w14:textId="3512EF7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12.61</w:t>
            </w:r>
          </w:p>
        </w:tc>
      </w:tr>
      <w:tr w:rsidR="001977AD" w14:paraId="44618FC2" w14:textId="77777777" w:rsidTr="001977AD">
        <w:tc>
          <w:tcPr>
            <w:tcW w:w="918" w:type="dxa"/>
            <w:vAlign w:val="bottom"/>
          </w:tcPr>
          <w:p w14:paraId="4F350ED4" w14:textId="152EDD69"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Burglary</w:t>
            </w:r>
          </w:p>
        </w:tc>
        <w:tc>
          <w:tcPr>
            <w:tcW w:w="1170" w:type="dxa"/>
            <w:vAlign w:val="bottom"/>
          </w:tcPr>
          <w:p w14:paraId="4186B767" w14:textId="41F0C1D6"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11.7326</w:t>
            </w:r>
          </w:p>
        </w:tc>
        <w:tc>
          <w:tcPr>
            <w:tcW w:w="990" w:type="dxa"/>
            <w:vAlign w:val="bottom"/>
          </w:tcPr>
          <w:p w14:paraId="6836C2D5" w14:textId="4C490D87"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10.9425</w:t>
            </w:r>
          </w:p>
        </w:tc>
        <w:tc>
          <w:tcPr>
            <w:tcW w:w="810" w:type="dxa"/>
            <w:vAlign w:val="bottom"/>
          </w:tcPr>
          <w:p w14:paraId="17DD4C1C" w14:textId="2998C54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11.6789</w:t>
            </w:r>
          </w:p>
        </w:tc>
        <w:tc>
          <w:tcPr>
            <w:tcW w:w="900" w:type="dxa"/>
            <w:vAlign w:val="bottom"/>
          </w:tcPr>
          <w:p w14:paraId="1FBD82C6" w14:textId="64D497A5"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11.5311</w:t>
            </w:r>
          </w:p>
        </w:tc>
        <w:tc>
          <w:tcPr>
            <w:tcW w:w="770" w:type="dxa"/>
            <w:vAlign w:val="bottom"/>
          </w:tcPr>
          <w:p w14:paraId="444EAD09" w14:textId="4ACA7BE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11.7905</w:t>
            </w:r>
          </w:p>
        </w:tc>
        <w:tc>
          <w:tcPr>
            <w:tcW w:w="940" w:type="dxa"/>
            <w:vAlign w:val="bottom"/>
          </w:tcPr>
          <w:p w14:paraId="19511A93" w14:textId="54FFC9B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10.0019</w:t>
            </w:r>
          </w:p>
        </w:tc>
        <w:tc>
          <w:tcPr>
            <w:tcW w:w="635" w:type="dxa"/>
            <w:vAlign w:val="bottom"/>
          </w:tcPr>
          <w:p w14:paraId="577526E2" w14:textId="1BB0BFE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10.89</w:t>
            </w:r>
          </w:p>
        </w:tc>
      </w:tr>
      <w:tr w:rsidR="001977AD" w14:paraId="31D875A2" w14:textId="77777777" w:rsidTr="001977AD">
        <w:tc>
          <w:tcPr>
            <w:tcW w:w="918" w:type="dxa"/>
            <w:vAlign w:val="bottom"/>
          </w:tcPr>
          <w:p w14:paraId="6DD4CF47" w14:textId="62B078F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Homicide</w:t>
            </w:r>
          </w:p>
        </w:tc>
        <w:tc>
          <w:tcPr>
            <w:tcW w:w="1170" w:type="dxa"/>
            <w:vAlign w:val="bottom"/>
          </w:tcPr>
          <w:p w14:paraId="1820D3C7" w14:textId="271E71A1"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1.6579</w:t>
            </w:r>
          </w:p>
        </w:tc>
        <w:tc>
          <w:tcPr>
            <w:tcW w:w="990" w:type="dxa"/>
            <w:vAlign w:val="bottom"/>
          </w:tcPr>
          <w:p w14:paraId="3E692BDF" w14:textId="55FA00A8"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1.1959</w:t>
            </w:r>
          </w:p>
        </w:tc>
        <w:tc>
          <w:tcPr>
            <w:tcW w:w="810" w:type="dxa"/>
            <w:vAlign w:val="bottom"/>
          </w:tcPr>
          <w:p w14:paraId="63C4D4CA" w14:textId="72F81EB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0.1165</w:t>
            </w:r>
          </w:p>
        </w:tc>
        <w:tc>
          <w:tcPr>
            <w:tcW w:w="900" w:type="dxa"/>
            <w:vAlign w:val="bottom"/>
          </w:tcPr>
          <w:p w14:paraId="11242DDD" w14:textId="33BE818F"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1.1552</w:t>
            </w:r>
          </w:p>
        </w:tc>
        <w:tc>
          <w:tcPr>
            <w:tcW w:w="770" w:type="dxa"/>
            <w:vAlign w:val="bottom"/>
          </w:tcPr>
          <w:p w14:paraId="34004104" w14:textId="2E7D1E3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2.1797</w:t>
            </w:r>
          </w:p>
        </w:tc>
        <w:tc>
          <w:tcPr>
            <w:tcW w:w="940" w:type="dxa"/>
            <w:vAlign w:val="bottom"/>
          </w:tcPr>
          <w:p w14:paraId="08CB061B" w14:textId="10FC367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2.2007</w:t>
            </w:r>
          </w:p>
        </w:tc>
        <w:tc>
          <w:tcPr>
            <w:tcW w:w="635" w:type="dxa"/>
            <w:vAlign w:val="bottom"/>
          </w:tcPr>
          <w:p w14:paraId="6FB5F081" w14:textId="210C1F9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4.047</w:t>
            </w:r>
          </w:p>
        </w:tc>
      </w:tr>
      <w:tr w:rsidR="001977AD" w14:paraId="1ED2C1D8" w14:textId="77777777" w:rsidTr="001977AD">
        <w:tc>
          <w:tcPr>
            <w:tcW w:w="918" w:type="dxa"/>
            <w:vAlign w:val="bottom"/>
          </w:tcPr>
          <w:p w14:paraId="58258990" w14:textId="2B9F31B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Sex abuse</w:t>
            </w:r>
          </w:p>
        </w:tc>
        <w:tc>
          <w:tcPr>
            <w:tcW w:w="1170" w:type="dxa"/>
            <w:vAlign w:val="bottom"/>
          </w:tcPr>
          <w:p w14:paraId="331B3E9E" w14:textId="15429525"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6.2238</w:t>
            </w:r>
          </w:p>
        </w:tc>
        <w:tc>
          <w:tcPr>
            <w:tcW w:w="990" w:type="dxa"/>
            <w:vAlign w:val="bottom"/>
          </w:tcPr>
          <w:p w14:paraId="373DFD0E" w14:textId="36605C3F"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1.4779</w:t>
            </w:r>
          </w:p>
        </w:tc>
        <w:tc>
          <w:tcPr>
            <w:tcW w:w="810" w:type="dxa"/>
            <w:vAlign w:val="bottom"/>
          </w:tcPr>
          <w:p w14:paraId="6021CAC4" w14:textId="29BFB26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3.7681</w:t>
            </w:r>
          </w:p>
        </w:tc>
        <w:tc>
          <w:tcPr>
            <w:tcW w:w="900" w:type="dxa"/>
            <w:vAlign w:val="bottom"/>
          </w:tcPr>
          <w:p w14:paraId="0B6CA263" w14:textId="3A2B16BE"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2.1899</w:t>
            </w:r>
          </w:p>
        </w:tc>
        <w:tc>
          <w:tcPr>
            <w:tcW w:w="770" w:type="dxa"/>
            <w:vAlign w:val="bottom"/>
          </w:tcPr>
          <w:p w14:paraId="619E79FE" w14:textId="22145942"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7.2365</w:t>
            </w:r>
          </w:p>
        </w:tc>
        <w:tc>
          <w:tcPr>
            <w:tcW w:w="940" w:type="dxa"/>
            <w:vAlign w:val="bottom"/>
          </w:tcPr>
          <w:p w14:paraId="17BAF0CC" w14:textId="01B0F17A"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6.3536</w:t>
            </w:r>
          </w:p>
        </w:tc>
        <w:tc>
          <w:tcPr>
            <w:tcW w:w="635" w:type="dxa"/>
            <w:vAlign w:val="bottom"/>
          </w:tcPr>
          <w:p w14:paraId="79B48EAF" w14:textId="69243420"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6.290</w:t>
            </w:r>
          </w:p>
        </w:tc>
      </w:tr>
      <w:tr w:rsidR="001977AD" w14:paraId="4B49891F" w14:textId="77777777" w:rsidTr="001977AD">
        <w:tc>
          <w:tcPr>
            <w:tcW w:w="918" w:type="dxa"/>
            <w:vAlign w:val="bottom"/>
          </w:tcPr>
          <w:p w14:paraId="16632F19" w14:textId="53498EA1"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arson</w:t>
            </w:r>
          </w:p>
        </w:tc>
        <w:tc>
          <w:tcPr>
            <w:tcW w:w="1170" w:type="dxa"/>
            <w:vAlign w:val="bottom"/>
          </w:tcPr>
          <w:p w14:paraId="76128B53" w14:textId="47F18E87"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0.03837</w:t>
            </w:r>
          </w:p>
        </w:tc>
        <w:tc>
          <w:tcPr>
            <w:tcW w:w="990" w:type="dxa"/>
            <w:vAlign w:val="bottom"/>
          </w:tcPr>
          <w:p w14:paraId="4077E6AA" w14:textId="18F5BB4B"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0.0696</w:t>
            </w:r>
          </w:p>
        </w:tc>
        <w:tc>
          <w:tcPr>
            <w:tcW w:w="810" w:type="dxa"/>
            <w:vAlign w:val="bottom"/>
          </w:tcPr>
          <w:p w14:paraId="52D8D6CE" w14:textId="261EF574"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w:t>
            </w:r>
          </w:p>
        </w:tc>
        <w:tc>
          <w:tcPr>
            <w:tcW w:w="900" w:type="dxa"/>
            <w:vAlign w:val="bottom"/>
          </w:tcPr>
          <w:p w14:paraId="63B58EE0" w14:textId="0CBB2861"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0.1059</w:t>
            </w:r>
          </w:p>
        </w:tc>
        <w:tc>
          <w:tcPr>
            <w:tcW w:w="770" w:type="dxa"/>
            <w:vAlign w:val="bottom"/>
          </w:tcPr>
          <w:p w14:paraId="473712BF" w14:textId="0308BE6D"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w:t>
            </w:r>
          </w:p>
        </w:tc>
        <w:tc>
          <w:tcPr>
            <w:tcW w:w="940" w:type="dxa"/>
            <w:vAlign w:val="bottom"/>
          </w:tcPr>
          <w:p w14:paraId="26D70E64" w14:textId="017DFD05"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0.0793</w:t>
            </w:r>
          </w:p>
        </w:tc>
        <w:tc>
          <w:tcPr>
            <w:tcW w:w="635" w:type="dxa"/>
            <w:vAlign w:val="bottom"/>
          </w:tcPr>
          <w:p w14:paraId="234FE67A" w14:textId="2CF094C8" w:rsidR="001977AD" w:rsidRPr="001977AD" w:rsidRDefault="001977AD" w:rsidP="001977AD">
            <w:pPr>
              <w:ind w:firstLine="0"/>
              <w:jc w:val="center"/>
              <w:rPr>
                <w:rFonts w:eastAsia="Times New Roman"/>
                <w:color w:val="000000"/>
                <w:sz w:val="16"/>
                <w:szCs w:val="16"/>
              </w:rPr>
            </w:pPr>
            <w:r w:rsidRPr="001977AD">
              <w:rPr>
                <w:rFonts w:eastAsia="Times New Roman"/>
                <w:color w:val="000000"/>
                <w:sz w:val="16"/>
                <w:szCs w:val="16"/>
              </w:rPr>
              <w:t>1.192</w:t>
            </w:r>
          </w:p>
        </w:tc>
      </w:tr>
    </w:tbl>
    <w:p w14:paraId="52E99741" w14:textId="77777777" w:rsidR="00D025BE" w:rsidRDefault="00D025BE" w:rsidP="003C0F8F">
      <w:pPr>
        <w:ind w:firstLine="0"/>
      </w:pPr>
    </w:p>
    <w:p w14:paraId="1816BA48" w14:textId="1F7ACEC3" w:rsidR="006E162B" w:rsidRDefault="00F71523" w:rsidP="00ED5A05">
      <w:pPr>
        <w:ind w:firstLine="202"/>
      </w:pPr>
      <w:r>
        <w:t xml:space="preserve">There were several features that stood out amongst the sidewalk data. </w:t>
      </w:r>
      <w:r w:rsidR="006E162B">
        <w:t xml:space="preserve">For all labels, we can see that time of day has the highest level of importance because there is a shift </w:t>
      </w:r>
      <w:r w:rsidR="006E162B">
        <w:lastRenderedPageBreak/>
        <w:t>time associated with every entry, however, the distribution of sidewalk labels amongst the entries vary wildly.</w:t>
      </w:r>
    </w:p>
    <w:p w14:paraId="54438865" w14:textId="094CCC16" w:rsidR="00C6577B" w:rsidRDefault="00ED5A05" w:rsidP="00DB629B">
      <w:pPr>
        <w:ind w:firstLine="202"/>
      </w:pPr>
      <w:r>
        <w:t>Regarding the “No Curb Ramp”</w:t>
      </w:r>
      <w:r w:rsidR="00A000F1">
        <w:t xml:space="preserve">, “Curb Ramp”, “Obstacle”, “Surface Problem” and “Other” </w:t>
      </w:r>
      <w:r>
        <w:t xml:space="preserve">label, the statistically important crime indicator was vehicle theft. </w:t>
      </w:r>
      <w:r w:rsidR="00140C12">
        <w:t>For “No Sidewalk”</w:t>
      </w:r>
      <w:r w:rsidR="00A000F1">
        <w:t xml:space="preserve"> and “Occlusion”</w:t>
      </w:r>
      <w:r w:rsidR="00140C12">
        <w:t xml:space="preserve">, the statistically important crime indicator was robbery. </w:t>
      </w:r>
      <w:ins w:id="8" w:author="Mowat, Nathan" w:date="2017-10-26T20:13:00Z">
        <w:r w:rsidR="003E37EA">
          <w:t>V</w:t>
        </w:r>
      </w:ins>
      <w:r w:rsidR="00140C12">
        <w:t xml:space="preserve">ehicle theft and robbery are the category leaders, behind time of day, for all sidewalk labels. This could be because these are the most reported crimes for this time period in Washington D.C. </w:t>
      </w:r>
    </w:p>
    <w:p w14:paraId="557B61FA" w14:textId="4ADD8824" w:rsidR="001D2BD8" w:rsidRDefault="001D2BD8" w:rsidP="004F224E">
      <w:pPr>
        <w:ind w:firstLine="202"/>
      </w:pPr>
      <w:r>
        <w:t xml:space="preserve">After running statistical analysis on our data, we found that crime is correlated with accessibility data and that housing prices are correlated with accessibility data. </w:t>
      </w:r>
      <w:r w:rsidR="00DB629B">
        <w:t xml:space="preserve">More importantly, we can see that crime reported in the “evening” time period stands out as an important factor in determining all the labels.  </w:t>
      </w:r>
      <w:r w:rsidR="00027215">
        <w:t xml:space="preserve">We found that the model with the lowest amount of OOB error was the 25 x 25 grid. This makes sense since our crime data itself was not as granular as </w:t>
      </w:r>
      <w:ins w:id="9" w:author="Mowat, Nathan" w:date="2017-10-26T20:14:00Z">
        <w:r w:rsidR="003E37EA">
          <w:t>the accessibility data</w:t>
        </w:r>
      </w:ins>
      <w:r w:rsidR="00027215">
        <w:t xml:space="preserve">. Since much of the reported crime was pending litigation, the location address was generalized to protect the identity of the victims. </w:t>
      </w:r>
      <w:r w:rsidR="0034537F">
        <w:t xml:space="preserve">This contrasts the “Project Sidewalk” data that was granularized down to the exact latitude and longitude coordinates for every label. </w:t>
      </w:r>
    </w:p>
    <w:p w14:paraId="187A5BBE" w14:textId="78277167" w:rsidR="00A000F1" w:rsidRDefault="0034537F" w:rsidP="00A000F1">
      <w:pPr>
        <w:ind w:firstLine="202"/>
      </w:pPr>
      <w:r>
        <w:t xml:space="preserve">Even though our results seem to point to a more regionalized approach, this is beneficial to our application. As a city planner or policy maker, a regional approach will work more efficiently to allocate budget for areas predicted to have problem sidewalks. Using this approach, community leaders can logistically optimize assessors and the crews working on the repairs. Running our 50 x 50 grid, despite producing higher error rates, helped verify our need for </w:t>
      </w:r>
      <w:proofErr w:type="spellStart"/>
      <w:r>
        <w:t>regionality</w:t>
      </w:r>
      <w:proofErr w:type="spellEnd"/>
      <w:r>
        <w:t xml:space="preserve">. </w:t>
      </w:r>
    </w:p>
    <w:p w14:paraId="3E7D632C" w14:textId="6A7577C2" w:rsidR="00A000F1" w:rsidRDefault="00A000F1" w:rsidP="00A000F1">
      <w:pPr>
        <w:pStyle w:val="heading1"/>
      </w:pPr>
      <w:r>
        <w:t xml:space="preserve">5 </w:t>
      </w:r>
      <w:r>
        <w:tab/>
      </w:r>
      <w:r>
        <w:tab/>
        <w:t>Ethics Awareness</w:t>
      </w:r>
    </w:p>
    <w:p w14:paraId="53B0BE32" w14:textId="77777777" w:rsidR="00A000F1" w:rsidRDefault="00A000F1" w:rsidP="00A000F1">
      <w:pPr>
        <w:ind w:firstLine="0"/>
      </w:pPr>
    </w:p>
    <w:p w14:paraId="4E8F698A" w14:textId="77777777" w:rsidR="00A000F1" w:rsidRDefault="00A000F1" w:rsidP="00A000F1">
      <w:pPr>
        <w:pStyle w:val="p1a"/>
        <w:rPr>
          <w:ins w:id="10" w:author="user" w:date="2017-10-31T15:33:00Z"/>
        </w:rPr>
      </w:pPr>
      <w:r>
        <w:t xml:space="preserve">We hope that the methods developed through this paper are used ethically and responsibly. We understand that generating such methods to predict where infrastructure is </w:t>
      </w:r>
      <w:proofErr w:type="gramStart"/>
      <w:r>
        <w:t>faulty,</w:t>
      </w:r>
      <w:proofErr w:type="gramEnd"/>
      <w:r>
        <w:t xml:space="preserve"> opens cities up for lawsuits if users specifically search for inaccessible areas that should be accessible by law. Methods detailed here were developed for the sole purpose of finding a low-cost alternative for identifying and prioritizing problem sidewalks. We appreciate the work of the “Project Sidewalk” team and acknowledge the importance of their efforts to make accessibility accessible. </w:t>
      </w:r>
    </w:p>
    <w:p w14:paraId="0B080AB5" w14:textId="1C367CEC" w:rsidR="00A000F1" w:rsidRDefault="00A000F1" w:rsidP="00A000F1">
      <w:ins w:id="11" w:author="user" w:date="2017-10-31T15:33:00Z">
        <w:r>
          <w:t xml:space="preserve">Additionally, we advocate the use of these datasets in this way, but cannot verify the validity of all crime and housing data. Results could vary based on the collection methods of both of these statistics. We also acknowledge that </w:t>
        </w:r>
      </w:ins>
      <w:ins w:id="12" w:author="user" w:date="2017-10-31T15:34:00Z">
        <w:r>
          <w:t xml:space="preserve">“Project Sidewalk” consists of </w:t>
        </w:r>
      </w:ins>
      <w:ins w:id="13" w:author="user" w:date="2017-10-31T15:35:00Z">
        <w:r>
          <w:t>labeling</w:t>
        </w:r>
      </w:ins>
      <w:ins w:id="14" w:author="user" w:date="2017-10-31T15:34:00Z">
        <w:r>
          <w:t xml:space="preserve"> </w:t>
        </w:r>
      </w:ins>
      <w:ins w:id="15" w:author="user" w:date="2017-10-31T15:35:00Z">
        <w:r>
          <w:t xml:space="preserve">completed for and by handicapped persons, not by city planners. </w:t>
        </w:r>
      </w:ins>
      <w:ins w:id="16" w:author="user" w:date="2017-10-31T15:36:00Z">
        <w:r>
          <w:t xml:space="preserve">Because of this, some of the sidewalks flagged by </w:t>
        </w:r>
      </w:ins>
      <w:ins w:id="17" w:author="user" w:date="2017-10-31T15:37:00Z">
        <w:r>
          <w:t>“Project Sidewalk” may</w:t>
        </w:r>
      </w:ins>
      <w:ins w:id="18" w:author="user" w:date="2017-10-31T15:40:00Z">
        <w:r>
          <w:t>,</w:t>
        </w:r>
      </w:ins>
      <w:ins w:id="19" w:author="user" w:date="2017-10-31T15:37:00Z">
        <w:r>
          <w:t xml:space="preserve"> in fact</w:t>
        </w:r>
      </w:ins>
      <w:ins w:id="20" w:author="user" w:date="2017-10-31T15:40:00Z">
        <w:r>
          <w:t>,</w:t>
        </w:r>
      </w:ins>
      <w:ins w:id="21" w:author="user" w:date="2017-10-31T15:37:00Z">
        <w:r>
          <w:t xml:space="preserve"> be purposefully </w:t>
        </w:r>
      </w:ins>
      <w:ins w:id="22" w:author="user" w:date="2017-10-31T15:38:00Z">
        <w:r>
          <w:t>designed</w:t>
        </w:r>
      </w:ins>
      <w:ins w:id="23" w:author="user" w:date="2017-10-31T15:37:00Z">
        <w:r>
          <w:t xml:space="preserve"> by city planners as a means to divert pedestrian traffic. </w:t>
        </w:r>
      </w:ins>
    </w:p>
    <w:p w14:paraId="056E1562" w14:textId="4E3F9441" w:rsidR="003C0F8F" w:rsidRPr="00356F83" w:rsidRDefault="00A000F1" w:rsidP="003C0F8F">
      <w:pPr>
        <w:pStyle w:val="heading1"/>
      </w:pPr>
      <w:r>
        <w:t>6</w:t>
      </w:r>
      <w:r w:rsidR="00A249EE">
        <w:t xml:space="preserve"> </w:t>
      </w:r>
      <w:r w:rsidR="00A249EE">
        <w:tab/>
      </w:r>
      <w:r w:rsidR="00A249EE">
        <w:tab/>
      </w:r>
      <w:r w:rsidR="00027215">
        <w:t>Conclusion</w:t>
      </w:r>
    </w:p>
    <w:p w14:paraId="46FBC18F" w14:textId="5EB76C49" w:rsidR="00C13D86" w:rsidRDefault="0034537F" w:rsidP="00D3268C">
      <w:pPr>
        <w:pStyle w:val="p1a"/>
      </w:pPr>
      <w:r>
        <w:t xml:space="preserve">Using random forest analysis on the Washington D.C. crime statistics and real estate data, we uncovered </w:t>
      </w:r>
      <w:r w:rsidR="00C13D86">
        <w:t xml:space="preserve">a predictive relationship for sidewalk accessibility that is better than random chance. The Washington D.C. Department of Transportation reported that even with initiatives in place that prioritize pedestrian mobility, there is still a $27 million backlog on sidewalk repairs </w:t>
      </w:r>
      <w:r w:rsidR="00715B55">
        <w:t>[6</w:t>
      </w:r>
      <w:r w:rsidR="00F640C2">
        <w:t>]</w:t>
      </w:r>
      <w:r w:rsidR="00C13D86">
        <w:t xml:space="preserve">. With the methods we outline here, Washington D.C. will be better able to anticipate sidewalk repairs and better allocate resources to minimize these large backlogs. </w:t>
      </w:r>
      <w:r w:rsidR="00D3268C">
        <w:t xml:space="preserve">Additionally, simple repairs can increase the accessibility of the city, resulting in better public health, environmental health, and economic health. </w:t>
      </w:r>
    </w:p>
    <w:p w14:paraId="2FF3FE47" w14:textId="2916C753" w:rsidR="00D3268C" w:rsidRPr="00D3268C" w:rsidRDefault="00D3268C" w:rsidP="00D3268C">
      <w:r>
        <w:t xml:space="preserve">In the spirit of reproducibility, we have utilized publicly available datasets that are updated regularly. </w:t>
      </w:r>
      <w:r w:rsidR="00D7298A">
        <w:t xml:space="preserve">While “Project Sidewalk” has only managed to asses the sidewalk of Washington D.C., our methods here have shown that just by using housing prices and crime statistics, we are able to statistically predict problem sidewalks better than </w:t>
      </w:r>
      <w:ins w:id="24" w:author="Mowat, Nathan" w:date="2017-10-26T20:17:00Z">
        <w:r w:rsidR="00BB1834">
          <w:t xml:space="preserve">random </w:t>
        </w:r>
      </w:ins>
      <w:r w:rsidR="00D7298A">
        <w:t xml:space="preserve">chance. </w:t>
      </w:r>
      <w:r>
        <w:t>Other cities can reproduce similar results with the local crime and real estate pricing for their area. In this respect, we advocate for increased efficiency by promoting a proactive attitud</w:t>
      </w:r>
      <w:bookmarkStart w:id="25" w:name="_GoBack"/>
      <w:bookmarkEnd w:id="25"/>
      <w:r>
        <w:t xml:space="preserve">e toward infrastructure repair, instead of the current </w:t>
      </w:r>
      <w:r>
        <w:lastRenderedPageBreak/>
        <w:t>reactive system.</w:t>
      </w:r>
      <w:r w:rsidR="00D7298A">
        <w:t xml:space="preserve"> </w:t>
      </w:r>
      <w:ins w:id="26" w:author="Mowat, Nathan" w:date="2017-10-26T20:18:00Z">
        <w:r w:rsidR="00BB1834">
          <w:t>Furthermore</w:t>
        </w:r>
      </w:ins>
      <w:r w:rsidR="00D7298A">
        <w:t xml:space="preserve">, the analysis completed here </w:t>
      </w:r>
      <w:ins w:id="27" w:author="user" w:date="2017-10-26T20:51:00Z">
        <w:r w:rsidR="007E7BDF">
          <w:t>can be completed at low costs</w:t>
        </w:r>
      </w:ins>
      <w:r w:rsidR="00D7298A">
        <w:t>. Currently, the reactive system in place i</w:t>
      </w:r>
      <w:r w:rsidR="001B749E">
        <w:t xml:space="preserve">s </w:t>
      </w:r>
      <w:ins w:id="28" w:author="Mowat, Nathan" w:date="2017-10-26T20:20:00Z">
        <w:r w:rsidR="00BB1834">
          <w:t>expensive</w:t>
        </w:r>
      </w:ins>
      <w:ins w:id="29" w:author="Mowat, Nathan" w:date="2017-10-26T20:21:00Z">
        <w:r w:rsidR="00BB1834">
          <w:t>,</w:t>
        </w:r>
      </w:ins>
      <w:ins w:id="30" w:author="Mowat, Nathan" w:date="2017-10-26T20:20:00Z">
        <w:r w:rsidR="00BB1834">
          <w:t xml:space="preserve"> whereas</w:t>
        </w:r>
      </w:ins>
      <w:ins w:id="31" w:author="Mowat, Nathan" w:date="2017-10-26T20:21:00Z">
        <w:r w:rsidR="00BB1834">
          <w:t>,</w:t>
        </w:r>
      </w:ins>
      <w:ins w:id="32" w:author="Mowat, Nathan" w:date="2017-10-26T20:20:00Z">
        <w:r w:rsidR="00BB1834">
          <w:t xml:space="preserve"> u</w:t>
        </w:r>
      </w:ins>
      <w:r w:rsidR="001B749E">
        <w:t xml:space="preserve">sing our methods </w:t>
      </w:r>
      <w:ins w:id="33" w:author="user" w:date="2017-10-26T20:51:00Z">
        <w:r w:rsidR="007E7BDF">
          <w:t>are low cost</w:t>
        </w:r>
      </w:ins>
      <w:r w:rsidR="001B749E">
        <w:t xml:space="preserve"> and the recommendations can be applied at any budget. </w:t>
      </w:r>
    </w:p>
    <w:p w14:paraId="67091341" w14:textId="77777777" w:rsidR="003C0F8F" w:rsidRDefault="003C0F8F" w:rsidP="003C0F8F"/>
    <w:p w14:paraId="6234880B" w14:textId="72F42FB2" w:rsidR="003C0F8F" w:rsidRPr="00F66D64" w:rsidRDefault="003C0F8F" w:rsidP="003C0F8F">
      <w:pPr>
        <w:ind w:firstLine="0"/>
      </w:pPr>
      <w:r>
        <w:rPr>
          <w:b/>
          <w:lang w:eastAsia="en-US"/>
        </w:rPr>
        <w:t>5.1</w:t>
      </w:r>
      <w:r w:rsidRPr="00EC07E0">
        <w:rPr>
          <w:b/>
          <w:lang w:eastAsia="en-US"/>
        </w:rPr>
        <w:tab/>
      </w:r>
      <w:r w:rsidR="00D3268C">
        <w:rPr>
          <w:b/>
          <w:lang w:eastAsia="en-US"/>
        </w:rPr>
        <w:t>Future Work</w:t>
      </w:r>
    </w:p>
    <w:p w14:paraId="1453E943" w14:textId="77777777" w:rsidR="003C0F8F" w:rsidRPr="00356347" w:rsidRDefault="003C0F8F" w:rsidP="003C0F8F"/>
    <w:p w14:paraId="6E27DC74" w14:textId="2FB8AFA8" w:rsidR="003C0F8F" w:rsidRDefault="00D7298A" w:rsidP="00C23D48">
      <w:pPr>
        <w:ind w:firstLine="0"/>
      </w:pPr>
      <w:r>
        <w:t>While the findings here help plan for potential sidewalk repairs, m</w:t>
      </w:r>
      <w:r w:rsidR="00D3268C">
        <w:t xml:space="preserve">oving forward, we would also like to investigate </w:t>
      </w:r>
      <w:r>
        <w:t xml:space="preserve">ways to prioritize sidewalk repairs. Next steps include analysis of pedestrian traffic patterns in the Washington D.C. area. Sidewalks near schools or public transportation should be prioritized higher than those with low pedestrian traffic. We would also like to look into sidewalks at intersections with high amounts of traffic fatalities to determine if sidewalk repairs would help eliminate some of these accidents. </w:t>
      </w:r>
    </w:p>
    <w:p w14:paraId="0A414B80" w14:textId="5B379D64" w:rsidR="003C0F8F" w:rsidRPr="00EA72AC" w:rsidRDefault="003C0F8F" w:rsidP="003C0F8F">
      <w:pPr>
        <w:pStyle w:val="heading1"/>
      </w:pPr>
      <w:r>
        <w:t>References</w:t>
      </w:r>
    </w:p>
    <w:p w14:paraId="23A7E248" w14:textId="77777777" w:rsidR="00F71342" w:rsidRDefault="00F71342" w:rsidP="00F71342">
      <w:pPr>
        <w:widowControl w:val="0"/>
        <w:numPr>
          <w:ilvl w:val="0"/>
          <w:numId w:val="1"/>
        </w:numPr>
        <w:autoSpaceDE w:val="0"/>
        <w:autoSpaceDN w:val="0"/>
        <w:adjustRightInd w:val="0"/>
        <w:ind w:left="360"/>
        <w:jc w:val="left"/>
        <w:rPr>
          <w:sz w:val="18"/>
          <w:szCs w:val="18"/>
          <w:lang w:eastAsia="en-US"/>
        </w:rPr>
      </w:pPr>
      <w:r w:rsidRPr="00C23D48">
        <w:rPr>
          <w:sz w:val="18"/>
          <w:szCs w:val="18"/>
          <w:lang w:eastAsia="en-US"/>
        </w:rPr>
        <w:t xml:space="preserve">Boyle, A., </w:t>
      </w:r>
      <w:proofErr w:type="spellStart"/>
      <w:r w:rsidRPr="00C23D48">
        <w:rPr>
          <w:sz w:val="18"/>
          <w:szCs w:val="18"/>
          <w:lang w:eastAsia="en-US"/>
        </w:rPr>
        <w:t>Barrilleaux</w:t>
      </w:r>
      <w:proofErr w:type="spellEnd"/>
      <w:r w:rsidRPr="00C23D48">
        <w:rPr>
          <w:sz w:val="18"/>
          <w:szCs w:val="18"/>
          <w:lang w:eastAsia="en-US"/>
        </w:rPr>
        <w:t xml:space="preserve">, C. and </w:t>
      </w:r>
      <w:proofErr w:type="spellStart"/>
      <w:r w:rsidRPr="00C23D48">
        <w:rPr>
          <w:sz w:val="18"/>
          <w:szCs w:val="18"/>
          <w:lang w:eastAsia="en-US"/>
        </w:rPr>
        <w:t>Scheller</w:t>
      </w:r>
      <w:proofErr w:type="spellEnd"/>
      <w:r w:rsidRPr="00C23D48">
        <w:rPr>
          <w:sz w:val="18"/>
          <w:szCs w:val="18"/>
          <w:lang w:eastAsia="en-US"/>
        </w:rPr>
        <w:t>, D. (2013). Does Walkability Influence Housing Prices</w:t>
      </w:r>
      <w:proofErr w:type="gramStart"/>
      <w:r w:rsidRPr="00C23D48">
        <w:rPr>
          <w:sz w:val="18"/>
          <w:szCs w:val="18"/>
          <w:lang w:eastAsia="en-US"/>
        </w:rPr>
        <w:t>?.</w:t>
      </w:r>
      <w:proofErr w:type="gramEnd"/>
      <w:r w:rsidRPr="00C23D48">
        <w:rPr>
          <w:sz w:val="18"/>
          <w:szCs w:val="18"/>
          <w:lang w:eastAsia="en-US"/>
        </w:rPr>
        <w:t> Social Science Quarterly, 95(3), pp.852-867.</w:t>
      </w:r>
    </w:p>
    <w:p w14:paraId="7AA0AA36"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r w:rsidRPr="00C23D48">
        <w:rPr>
          <w:sz w:val="18"/>
          <w:szCs w:val="18"/>
          <w:lang w:eastAsia="en-US"/>
        </w:rPr>
        <w:t xml:space="preserve">Carr, Lucas. J., </w:t>
      </w:r>
      <w:proofErr w:type="spellStart"/>
      <w:r w:rsidRPr="00C23D48">
        <w:rPr>
          <w:sz w:val="18"/>
          <w:szCs w:val="18"/>
          <w:lang w:eastAsia="en-US"/>
        </w:rPr>
        <w:t>Shira</w:t>
      </w:r>
      <w:proofErr w:type="spellEnd"/>
      <w:r w:rsidRPr="00C23D48">
        <w:rPr>
          <w:sz w:val="18"/>
          <w:szCs w:val="18"/>
          <w:lang w:eastAsia="en-US"/>
        </w:rPr>
        <w:t xml:space="preserve"> I. </w:t>
      </w:r>
      <w:proofErr w:type="spellStart"/>
      <w:r w:rsidRPr="00C23D48">
        <w:rPr>
          <w:sz w:val="18"/>
          <w:szCs w:val="18"/>
          <w:lang w:eastAsia="en-US"/>
        </w:rPr>
        <w:t>Dunsi</w:t>
      </w:r>
      <w:r>
        <w:rPr>
          <w:sz w:val="18"/>
          <w:szCs w:val="18"/>
          <w:lang w:eastAsia="en-US"/>
        </w:rPr>
        <w:t>ger</w:t>
      </w:r>
      <w:proofErr w:type="spellEnd"/>
      <w:r>
        <w:rPr>
          <w:sz w:val="18"/>
          <w:szCs w:val="18"/>
          <w:lang w:eastAsia="en-US"/>
        </w:rPr>
        <w:t xml:space="preserve">, and Bess H. Marcus. 2010. </w:t>
      </w:r>
      <w:r w:rsidRPr="00C23D48">
        <w:rPr>
          <w:sz w:val="18"/>
          <w:szCs w:val="18"/>
          <w:lang w:eastAsia="en-US"/>
        </w:rPr>
        <w:t>Validation of Walk Scores for Estimating</w:t>
      </w:r>
      <w:r>
        <w:rPr>
          <w:sz w:val="18"/>
          <w:szCs w:val="18"/>
          <w:lang w:eastAsia="en-US"/>
        </w:rPr>
        <w:t xml:space="preserve"> Access to </w:t>
      </w:r>
      <w:proofErr w:type="spellStart"/>
      <w:r>
        <w:rPr>
          <w:sz w:val="18"/>
          <w:szCs w:val="18"/>
          <w:lang w:eastAsia="en-US"/>
        </w:rPr>
        <w:t>Walkable</w:t>
      </w:r>
      <w:proofErr w:type="spellEnd"/>
      <w:r>
        <w:rPr>
          <w:sz w:val="18"/>
          <w:szCs w:val="18"/>
          <w:lang w:eastAsia="en-US"/>
        </w:rPr>
        <w:t xml:space="preserve"> Amenities. </w:t>
      </w:r>
      <w:r w:rsidRPr="00C23D48">
        <w:rPr>
          <w:sz w:val="18"/>
          <w:szCs w:val="18"/>
          <w:lang w:eastAsia="en-US"/>
        </w:rPr>
        <w:t>British Journal of Sports Medicine 45(14)</w:t>
      </w:r>
      <w:proofErr w:type="gramStart"/>
      <w:r w:rsidRPr="00C23D48">
        <w:rPr>
          <w:sz w:val="18"/>
          <w:szCs w:val="18"/>
          <w:lang w:eastAsia="en-US"/>
        </w:rPr>
        <w:t>:1144</w:t>
      </w:r>
      <w:proofErr w:type="gramEnd"/>
      <w:r w:rsidRPr="00C23D48">
        <w:rPr>
          <w:sz w:val="18"/>
          <w:szCs w:val="18"/>
          <w:lang w:eastAsia="en-US"/>
        </w:rPr>
        <w:t>–48.</w:t>
      </w:r>
    </w:p>
    <w:p w14:paraId="00AED374"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Cesme</w:t>
      </w:r>
      <w:proofErr w:type="spellEnd"/>
      <w:r w:rsidRPr="00C23D48">
        <w:rPr>
          <w:sz w:val="18"/>
          <w:szCs w:val="18"/>
          <w:lang w:eastAsia="en-US"/>
        </w:rPr>
        <w:t xml:space="preserve">, Dock, </w:t>
      </w:r>
      <w:proofErr w:type="spellStart"/>
      <w:r w:rsidRPr="00C23D48">
        <w:rPr>
          <w:sz w:val="18"/>
          <w:szCs w:val="18"/>
          <w:lang w:eastAsia="en-US"/>
        </w:rPr>
        <w:t>Westrom</w:t>
      </w:r>
      <w:proofErr w:type="spellEnd"/>
      <w:r w:rsidRPr="00C23D48">
        <w:rPr>
          <w:sz w:val="18"/>
          <w:szCs w:val="18"/>
          <w:lang w:eastAsia="en-US"/>
        </w:rPr>
        <w:t>, Lee, Barrios (2016) Data-Driven Urban Performance Measures: A Case Study Application in the District of Columbia.  Submitted for the TRB 96th Annual Meeting for Presentation and Publication</w:t>
      </w:r>
      <w:r>
        <w:rPr>
          <w:sz w:val="18"/>
          <w:szCs w:val="18"/>
          <w:lang w:eastAsia="en-US"/>
        </w:rPr>
        <w:t>.</w:t>
      </w:r>
    </w:p>
    <w:p w14:paraId="4DF2CA1A"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r w:rsidRPr="001D4A5B">
        <w:rPr>
          <w:sz w:val="18"/>
          <w:szCs w:val="18"/>
          <w:lang w:eastAsia="en-US"/>
        </w:rPr>
        <w:t>Comp.ddot.dc.gov. (2017). Available at: https://comp.ddot.dc.gov/Documents/Sidewalk%20Curb%20and%20Gutter%20FAQs.pdf [Accessed 7 Sep. 2017].</w:t>
      </w:r>
    </w:p>
    <w:p w14:paraId="764033CA" w14:textId="77777777" w:rsidR="00F71342" w:rsidRDefault="00F71342" w:rsidP="00F71342">
      <w:pPr>
        <w:widowControl w:val="0"/>
        <w:numPr>
          <w:ilvl w:val="0"/>
          <w:numId w:val="1"/>
        </w:numPr>
        <w:autoSpaceDE w:val="0"/>
        <w:autoSpaceDN w:val="0"/>
        <w:adjustRightInd w:val="0"/>
        <w:ind w:left="360"/>
        <w:jc w:val="left"/>
        <w:rPr>
          <w:sz w:val="18"/>
          <w:szCs w:val="18"/>
          <w:lang w:eastAsia="en-US"/>
        </w:rPr>
      </w:pPr>
      <w:r w:rsidRPr="001D4A5B">
        <w:rPr>
          <w:sz w:val="18"/>
          <w:szCs w:val="18"/>
          <w:lang w:eastAsia="en-US"/>
        </w:rPr>
        <w:t xml:space="preserve">Ddot.dc.gov. (2017). The Vision Zero Initiative | </w:t>
      </w:r>
      <w:proofErr w:type="spellStart"/>
      <w:r w:rsidRPr="001D4A5B">
        <w:rPr>
          <w:sz w:val="18"/>
          <w:szCs w:val="18"/>
          <w:lang w:eastAsia="en-US"/>
        </w:rPr>
        <w:t>ddot</w:t>
      </w:r>
      <w:proofErr w:type="spellEnd"/>
      <w:r w:rsidRPr="001D4A5B">
        <w:rPr>
          <w:sz w:val="18"/>
          <w:szCs w:val="18"/>
          <w:lang w:eastAsia="en-US"/>
        </w:rPr>
        <w:t>. [</w:t>
      </w:r>
      <w:proofErr w:type="gramStart"/>
      <w:r w:rsidRPr="001D4A5B">
        <w:rPr>
          <w:sz w:val="18"/>
          <w:szCs w:val="18"/>
          <w:lang w:eastAsia="en-US"/>
        </w:rPr>
        <w:t>online</w:t>
      </w:r>
      <w:proofErr w:type="gramEnd"/>
      <w:r w:rsidRPr="001D4A5B">
        <w:rPr>
          <w:sz w:val="18"/>
          <w:szCs w:val="18"/>
          <w:lang w:eastAsia="en-US"/>
        </w:rPr>
        <w:t>] Available at: https://ddot.dc.gov/page/vision-zero-initiative [Accessed 7 Sep. 2017].</w:t>
      </w:r>
    </w:p>
    <w:p w14:paraId="180FCAB7" w14:textId="77777777" w:rsidR="00F71342" w:rsidRPr="001D4A5B" w:rsidRDefault="00F71342" w:rsidP="00F71342">
      <w:pPr>
        <w:widowControl w:val="0"/>
        <w:numPr>
          <w:ilvl w:val="0"/>
          <w:numId w:val="1"/>
        </w:numPr>
        <w:autoSpaceDE w:val="0"/>
        <w:autoSpaceDN w:val="0"/>
        <w:adjustRightInd w:val="0"/>
        <w:ind w:left="360"/>
        <w:jc w:val="left"/>
      </w:pPr>
      <w:r w:rsidRPr="001D4A5B">
        <w:rPr>
          <w:sz w:val="18"/>
          <w:szCs w:val="18"/>
          <w:lang w:eastAsia="en-US"/>
        </w:rPr>
        <w:t>Ddot.dc.gov. (2017). Available at: https://ddot.dc.gov/sites/default/files/dc/sites/ddot/publication/attachments/Final%20Operations%20Performance%20Data%20Fourth%20Quarter%20FY%202014.pdf [Accessed 7 Sept. 2017].</w:t>
      </w:r>
    </w:p>
    <w:p w14:paraId="30E08B8C"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r w:rsidRPr="00C23D48">
        <w:rPr>
          <w:sz w:val="18"/>
          <w:szCs w:val="18"/>
          <w:lang w:eastAsia="en-US"/>
        </w:rPr>
        <w:t xml:space="preserve">Hara, K., Le, V., Froehlich, J., (2013). Combining Crowdsourcing and Google Street View To Identify Street-level Accessibility Problems. </w:t>
      </w:r>
      <w:r w:rsidRPr="004D4B61">
        <w:rPr>
          <w:sz w:val="18"/>
          <w:szCs w:val="18"/>
          <w:lang w:eastAsia="en-US"/>
        </w:rPr>
        <w:t>Proceedings of CHI 2013, Paris, France</w:t>
      </w:r>
      <w:r>
        <w:rPr>
          <w:sz w:val="18"/>
          <w:szCs w:val="18"/>
          <w:lang w:eastAsia="en-US"/>
        </w:rPr>
        <w:t>.</w:t>
      </w:r>
    </w:p>
    <w:p w14:paraId="31565520"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Haughwout</w:t>
      </w:r>
      <w:proofErr w:type="spellEnd"/>
      <w:r w:rsidRPr="00C23D48">
        <w:rPr>
          <w:sz w:val="18"/>
          <w:szCs w:val="18"/>
          <w:lang w:eastAsia="en-US"/>
        </w:rPr>
        <w:t>, A. (2002). Public infrastructure investments, productivity and welfare in fixed geographic areas. Journal of Public Economics, 83(3), pp.405-428.</w:t>
      </w:r>
    </w:p>
    <w:p w14:paraId="580C693E"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LaCour</w:t>
      </w:r>
      <w:proofErr w:type="spellEnd"/>
      <w:r w:rsidRPr="00C23D48">
        <w:rPr>
          <w:sz w:val="18"/>
          <w:szCs w:val="18"/>
          <w:lang w:eastAsia="en-US"/>
        </w:rPr>
        <w:t xml:space="preserve">-Little, </w:t>
      </w:r>
      <w:proofErr w:type="spellStart"/>
      <w:r w:rsidRPr="00C23D48">
        <w:rPr>
          <w:sz w:val="18"/>
          <w:szCs w:val="18"/>
          <w:lang w:eastAsia="en-US"/>
        </w:rPr>
        <w:t>Micheal</w:t>
      </w:r>
      <w:proofErr w:type="spellEnd"/>
      <w:proofErr w:type="gramStart"/>
      <w:r w:rsidRPr="00C23D48">
        <w:rPr>
          <w:sz w:val="18"/>
          <w:szCs w:val="18"/>
          <w:lang w:eastAsia="en-US"/>
        </w:rPr>
        <w:t>.,</w:t>
      </w:r>
      <w:proofErr w:type="gramEnd"/>
      <w:r w:rsidRPr="00C23D48">
        <w:rPr>
          <w:sz w:val="18"/>
          <w:szCs w:val="18"/>
          <w:lang w:eastAsia="en-US"/>
        </w:rPr>
        <w:t xml:space="preserve"> </w:t>
      </w:r>
      <w:proofErr w:type="spellStart"/>
      <w:r w:rsidRPr="00C23D48">
        <w:rPr>
          <w:sz w:val="18"/>
          <w:szCs w:val="18"/>
          <w:lang w:eastAsia="en-US"/>
        </w:rPr>
        <w:t>Melpezzi</w:t>
      </w:r>
      <w:proofErr w:type="spellEnd"/>
      <w:r w:rsidRPr="00C23D48">
        <w:rPr>
          <w:sz w:val="18"/>
          <w:szCs w:val="18"/>
          <w:lang w:eastAsia="en-US"/>
        </w:rPr>
        <w:t>, Stephen. Gated Community and Property Values. (2001</w:t>
      </w:r>
      <w:proofErr w:type="gramStart"/>
      <w:r w:rsidRPr="00C23D48">
        <w:rPr>
          <w:sz w:val="18"/>
          <w:szCs w:val="18"/>
          <w:lang w:eastAsia="en-US"/>
        </w:rPr>
        <w:t>)  Presented</w:t>
      </w:r>
      <w:proofErr w:type="gramEnd"/>
      <w:r w:rsidRPr="00C23D48">
        <w:rPr>
          <w:sz w:val="18"/>
          <w:szCs w:val="18"/>
          <w:lang w:eastAsia="en-US"/>
        </w:rPr>
        <w:t xml:space="preserve"> at Urban Economics Association meeting in Washington, DC</w:t>
      </w:r>
      <w:r>
        <w:rPr>
          <w:sz w:val="18"/>
          <w:szCs w:val="18"/>
          <w:lang w:eastAsia="en-US"/>
        </w:rPr>
        <w:t>.</w:t>
      </w:r>
    </w:p>
    <w:p w14:paraId="6F2E4756"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Leinberger</w:t>
      </w:r>
      <w:proofErr w:type="spellEnd"/>
      <w:r w:rsidRPr="00C23D48">
        <w:rPr>
          <w:sz w:val="18"/>
          <w:szCs w:val="18"/>
          <w:lang w:eastAsia="en-US"/>
        </w:rPr>
        <w:t xml:space="preserve">, Christopher B., and </w:t>
      </w:r>
      <w:proofErr w:type="spellStart"/>
      <w:r w:rsidRPr="00C23D48">
        <w:rPr>
          <w:sz w:val="18"/>
          <w:szCs w:val="18"/>
          <w:lang w:eastAsia="en-US"/>
        </w:rPr>
        <w:t>Mariela</w:t>
      </w:r>
      <w:proofErr w:type="spellEnd"/>
      <w:r w:rsidRPr="00C23D48">
        <w:rPr>
          <w:sz w:val="18"/>
          <w:szCs w:val="18"/>
          <w:lang w:eastAsia="en-US"/>
        </w:rPr>
        <w:t xml:space="preserve"> Alfonso. 2012. Walk This Way: The Economic Promise of </w:t>
      </w:r>
      <w:proofErr w:type="spellStart"/>
      <w:r w:rsidRPr="00C23D48">
        <w:rPr>
          <w:sz w:val="18"/>
          <w:szCs w:val="18"/>
          <w:lang w:eastAsia="en-US"/>
        </w:rPr>
        <w:t>Walkable</w:t>
      </w:r>
      <w:proofErr w:type="spellEnd"/>
      <w:r w:rsidRPr="00C23D48">
        <w:rPr>
          <w:sz w:val="18"/>
          <w:szCs w:val="18"/>
          <w:lang w:eastAsia="en-US"/>
        </w:rPr>
        <w:t xml:space="preserve"> Places in Metropolitan Washington, DC. Washington, DC: Brookings.</w:t>
      </w:r>
    </w:p>
    <w:p w14:paraId="5D73A9F3" w14:textId="77777777" w:rsidR="00F71342" w:rsidRPr="00AC4AAA"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Mathur</w:t>
      </w:r>
      <w:proofErr w:type="spellEnd"/>
      <w:r w:rsidRPr="00C23D48">
        <w:rPr>
          <w:sz w:val="18"/>
          <w:szCs w:val="18"/>
          <w:lang w:eastAsia="en-US"/>
        </w:rPr>
        <w:t>, S. (2008). Impact of Transportation and Other Jurisdictional-Level Infrastructure and Services on Housing Prices. Journal of Urban Planning and Development, 134(1), pp.32-41.</w:t>
      </w:r>
    </w:p>
    <w:p w14:paraId="394BA4EC" w14:textId="77777777" w:rsidR="00F71342" w:rsidRDefault="00F71342" w:rsidP="00F71342">
      <w:pPr>
        <w:widowControl w:val="0"/>
        <w:numPr>
          <w:ilvl w:val="0"/>
          <w:numId w:val="1"/>
        </w:numPr>
        <w:autoSpaceDE w:val="0"/>
        <w:autoSpaceDN w:val="0"/>
        <w:adjustRightInd w:val="0"/>
        <w:ind w:left="360"/>
        <w:jc w:val="left"/>
        <w:rPr>
          <w:sz w:val="18"/>
          <w:szCs w:val="18"/>
          <w:lang w:eastAsia="en-US"/>
        </w:rPr>
      </w:pPr>
      <w:r w:rsidRPr="00C23D48">
        <w:rPr>
          <w:sz w:val="18"/>
          <w:szCs w:val="18"/>
          <w:lang w:eastAsia="en-US"/>
        </w:rPr>
        <w:t>Pavlov, A. (2000). Space-Varying Regression Coefficients: A Semi-parametric Approach Applied to Real Estate Markets. Real Estate Economics, 28(2), pp.249-283.</w:t>
      </w:r>
    </w:p>
    <w:p w14:paraId="2602BCD0" w14:textId="77777777" w:rsidR="00F71342" w:rsidRPr="00AC4AAA"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C23D48">
        <w:rPr>
          <w:sz w:val="18"/>
          <w:szCs w:val="18"/>
          <w:lang w:eastAsia="en-US"/>
        </w:rPr>
        <w:t>Pivo</w:t>
      </w:r>
      <w:proofErr w:type="spellEnd"/>
      <w:r w:rsidRPr="00C23D48">
        <w:rPr>
          <w:sz w:val="18"/>
          <w:szCs w:val="18"/>
          <w:lang w:eastAsia="en-US"/>
        </w:rPr>
        <w:t>, G. and Fisher, J. (2011). The Walkability Premium in Commercial Real Estate Investments. Real Estate Economics, 39(2), pp.185-219.</w:t>
      </w:r>
    </w:p>
    <w:p w14:paraId="5212518D" w14:textId="77777777" w:rsidR="00F71342" w:rsidRDefault="00F71342" w:rsidP="00F71342">
      <w:pPr>
        <w:widowControl w:val="0"/>
        <w:numPr>
          <w:ilvl w:val="0"/>
          <w:numId w:val="1"/>
        </w:numPr>
        <w:autoSpaceDE w:val="0"/>
        <w:autoSpaceDN w:val="0"/>
        <w:adjustRightInd w:val="0"/>
        <w:ind w:left="360"/>
        <w:jc w:val="left"/>
        <w:rPr>
          <w:sz w:val="18"/>
          <w:szCs w:val="18"/>
          <w:lang w:eastAsia="en-US"/>
        </w:rPr>
      </w:pPr>
      <w:r w:rsidRPr="00C23D48">
        <w:rPr>
          <w:sz w:val="18"/>
          <w:szCs w:val="18"/>
          <w:lang w:eastAsia="en-US"/>
        </w:rPr>
        <w:t xml:space="preserve">Roberts, J., </w:t>
      </w:r>
      <w:proofErr w:type="spellStart"/>
      <w:r w:rsidRPr="00C23D48">
        <w:rPr>
          <w:sz w:val="18"/>
          <w:szCs w:val="18"/>
          <w:lang w:eastAsia="en-US"/>
        </w:rPr>
        <w:t>Rodkey</w:t>
      </w:r>
      <w:proofErr w:type="spellEnd"/>
      <w:r w:rsidRPr="00C23D48">
        <w:rPr>
          <w:sz w:val="18"/>
          <w:szCs w:val="18"/>
          <w:lang w:eastAsia="en-US"/>
        </w:rPr>
        <w:t xml:space="preserve">, L., Ray, R., Knight, B. and </w:t>
      </w:r>
      <w:proofErr w:type="spellStart"/>
      <w:r w:rsidRPr="00C23D48">
        <w:rPr>
          <w:sz w:val="18"/>
          <w:szCs w:val="18"/>
          <w:lang w:eastAsia="en-US"/>
        </w:rPr>
        <w:t>Saelens</w:t>
      </w:r>
      <w:proofErr w:type="spellEnd"/>
      <w:r w:rsidRPr="00C23D48">
        <w:rPr>
          <w:sz w:val="18"/>
          <w:szCs w:val="18"/>
          <w:lang w:eastAsia="en-US"/>
        </w:rPr>
        <w:t>, B. (2017). Electronic media time and sedentary behaviors in children: Findings from the Built Environment and Active Play Study in the Washington DC area. Preventive Medicine Reports, 6, pp.149-156.</w:t>
      </w:r>
    </w:p>
    <w:p w14:paraId="23CF6DD5" w14:textId="77777777" w:rsidR="00F71342" w:rsidRPr="00C23D48" w:rsidRDefault="00F71342" w:rsidP="00F71342">
      <w:pPr>
        <w:widowControl w:val="0"/>
        <w:numPr>
          <w:ilvl w:val="0"/>
          <w:numId w:val="1"/>
        </w:numPr>
        <w:autoSpaceDE w:val="0"/>
        <w:autoSpaceDN w:val="0"/>
        <w:adjustRightInd w:val="0"/>
        <w:ind w:left="360"/>
        <w:jc w:val="left"/>
        <w:rPr>
          <w:sz w:val="18"/>
          <w:szCs w:val="18"/>
          <w:lang w:eastAsia="en-US"/>
        </w:rPr>
      </w:pPr>
      <w:r w:rsidRPr="004D4B61">
        <w:rPr>
          <w:sz w:val="18"/>
          <w:szCs w:val="18"/>
          <w:lang w:eastAsia="en-US"/>
        </w:rPr>
        <w:t>Rspatial.org. (2017). 5. Spatial distribution models — R Spatial. [</w:t>
      </w:r>
      <w:proofErr w:type="gramStart"/>
      <w:r w:rsidRPr="004D4B61">
        <w:rPr>
          <w:sz w:val="18"/>
          <w:szCs w:val="18"/>
          <w:lang w:eastAsia="en-US"/>
        </w:rPr>
        <w:t>online</w:t>
      </w:r>
      <w:proofErr w:type="gramEnd"/>
      <w:r w:rsidRPr="004D4B61">
        <w:rPr>
          <w:sz w:val="18"/>
          <w:szCs w:val="18"/>
          <w:lang w:eastAsia="en-US"/>
        </w:rPr>
        <w:t>] Available at: http://rspatial.org/analysis/rst/5-global</w:t>
      </w:r>
      <w:r>
        <w:rPr>
          <w:sz w:val="18"/>
          <w:szCs w:val="18"/>
          <w:lang w:eastAsia="en-US"/>
        </w:rPr>
        <w:t>_regression.html [Accessed 7 Sept</w:t>
      </w:r>
      <w:r w:rsidRPr="004D4B61">
        <w:rPr>
          <w:sz w:val="18"/>
          <w:szCs w:val="18"/>
          <w:lang w:eastAsia="en-US"/>
        </w:rPr>
        <w:t>. 2017].</w:t>
      </w:r>
    </w:p>
    <w:p w14:paraId="67B55586" w14:textId="77777777" w:rsidR="00F71342" w:rsidRPr="001D4A5B" w:rsidRDefault="00F71342" w:rsidP="00F71342">
      <w:pPr>
        <w:widowControl w:val="0"/>
        <w:numPr>
          <w:ilvl w:val="0"/>
          <w:numId w:val="1"/>
        </w:numPr>
        <w:autoSpaceDE w:val="0"/>
        <w:autoSpaceDN w:val="0"/>
        <w:adjustRightInd w:val="0"/>
        <w:ind w:left="360"/>
        <w:jc w:val="left"/>
      </w:pPr>
      <w:r w:rsidRPr="001D4A5B">
        <w:rPr>
          <w:sz w:val="18"/>
          <w:szCs w:val="18"/>
          <w:lang w:eastAsia="en-US"/>
        </w:rPr>
        <w:t>Sidewalk.umiacs.umd.edu. (2017). Project Sidewalk. [</w:t>
      </w:r>
      <w:proofErr w:type="gramStart"/>
      <w:r w:rsidRPr="001D4A5B">
        <w:rPr>
          <w:sz w:val="18"/>
          <w:szCs w:val="18"/>
          <w:lang w:eastAsia="en-US"/>
        </w:rPr>
        <w:t>online</w:t>
      </w:r>
      <w:proofErr w:type="gramEnd"/>
      <w:r w:rsidRPr="001D4A5B">
        <w:rPr>
          <w:sz w:val="18"/>
          <w:szCs w:val="18"/>
          <w:lang w:eastAsia="en-US"/>
        </w:rPr>
        <w:t>] Available at: https://sidewalk.umiacs.umd.edu [Accessed 7 Sep. 2017].</w:t>
      </w:r>
    </w:p>
    <w:p w14:paraId="329EEB05" w14:textId="77777777" w:rsidR="00F71342" w:rsidRPr="001B3902" w:rsidRDefault="00F71342" w:rsidP="00F71342">
      <w:pPr>
        <w:widowControl w:val="0"/>
        <w:numPr>
          <w:ilvl w:val="0"/>
          <w:numId w:val="1"/>
        </w:numPr>
        <w:autoSpaceDE w:val="0"/>
        <w:autoSpaceDN w:val="0"/>
        <w:adjustRightInd w:val="0"/>
        <w:ind w:left="360"/>
        <w:jc w:val="left"/>
        <w:rPr>
          <w:sz w:val="18"/>
          <w:szCs w:val="18"/>
          <w:lang w:eastAsia="en-US"/>
        </w:rPr>
      </w:pPr>
      <w:proofErr w:type="spellStart"/>
      <w:r w:rsidRPr="00840076">
        <w:rPr>
          <w:sz w:val="18"/>
          <w:szCs w:val="18"/>
          <w:lang w:eastAsia="en-US"/>
        </w:rPr>
        <w:t>Tappe</w:t>
      </w:r>
      <w:proofErr w:type="spellEnd"/>
      <w:r w:rsidRPr="00840076">
        <w:rPr>
          <w:sz w:val="18"/>
          <w:szCs w:val="18"/>
          <w:lang w:eastAsia="en-US"/>
        </w:rPr>
        <w:t xml:space="preserve">, K., </w:t>
      </w:r>
      <w:proofErr w:type="spellStart"/>
      <w:r w:rsidRPr="00840076">
        <w:rPr>
          <w:sz w:val="18"/>
          <w:szCs w:val="18"/>
          <w:lang w:eastAsia="en-US"/>
        </w:rPr>
        <w:t>Glanz</w:t>
      </w:r>
      <w:proofErr w:type="spellEnd"/>
      <w:r w:rsidRPr="00840076">
        <w:rPr>
          <w:sz w:val="18"/>
          <w:szCs w:val="18"/>
          <w:lang w:eastAsia="en-US"/>
        </w:rPr>
        <w:t xml:space="preserve">, K., </w:t>
      </w:r>
      <w:proofErr w:type="spellStart"/>
      <w:r w:rsidRPr="00840076">
        <w:rPr>
          <w:sz w:val="18"/>
          <w:szCs w:val="18"/>
          <w:lang w:eastAsia="en-US"/>
        </w:rPr>
        <w:t>Sallis</w:t>
      </w:r>
      <w:proofErr w:type="spellEnd"/>
      <w:r w:rsidRPr="00840076">
        <w:rPr>
          <w:sz w:val="18"/>
          <w:szCs w:val="18"/>
          <w:lang w:eastAsia="en-US"/>
        </w:rPr>
        <w:t xml:space="preserve">, J., Zhou, C. and </w:t>
      </w:r>
      <w:proofErr w:type="spellStart"/>
      <w:r w:rsidRPr="00840076">
        <w:rPr>
          <w:sz w:val="18"/>
          <w:szCs w:val="18"/>
          <w:lang w:eastAsia="en-US"/>
        </w:rPr>
        <w:t>Saelens</w:t>
      </w:r>
      <w:proofErr w:type="spellEnd"/>
      <w:r w:rsidRPr="00840076">
        <w:rPr>
          <w:sz w:val="18"/>
          <w:szCs w:val="18"/>
          <w:lang w:eastAsia="en-US"/>
        </w:rPr>
        <w:t>, B. (2017). Children’s physical activity and parents’ perception of the neighborhood environment: neighborhood impact on kids study.</w:t>
      </w:r>
    </w:p>
    <w:p w14:paraId="15AAE387" w14:textId="77777777" w:rsidR="00F71342" w:rsidRDefault="00F71342" w:rsidP="00F71342">
      <w:pPr>
        <w:widowControl w:val="0"/>
        <w:numPr>
          <w:ilvl w:val="0"/>
          <w:numId w:val="1"/>
        </w:numPr>
        <w:autoSpaceDE w:val="0"/>
        <w:autoSpaceDN w:val="0"/>
        <w:adjustRightInd w:val="0"/>
        <w:ind w:left="360"/>
        <w:jc w:val="left"/>
        <w:rPr>
          <w:sz w:val="18"/>
          <w:szCs w:val="18"/>
          <w:lang w:eastAsia="en-US"/>
        </w:rPr>
      </w:pPr>
      <w:r w:rsidRPr="004D4B61">
        <w:rPr>
          <w:sz w:val="18"/>
          <w:szCs w:val="18"/>
          <w:lang w:eastAsia="en-US"/>
        </w:rPr>
        <w:t>US EPA. (2017). Health Effects of Ozone Pollution | US EPA. [</w:t>
      </w:r>
      <w:proofErr w:type="gramStart"/>
      <w:r w:rsidRPr="004D4B61">
        <w:rPr>
          <w:sz w:val="18"/>
          <w:szCs w:val="18"/>
          <w:lang w:eastAsia="en-US"/>
        </w:rPr>
        <w:t>online</w:t>
      </w:r>
      <w:proofErr w:type="gramEnd"/>
      <w:r w:rsidRPr="004D4B61">
        <w:rPr>
          <w:sz w:val="18"/>
          <w:szCs w:val="18"/>
          <w:lang w:eastAsia="en-US"/>
        </w:rPr>
        <w:t>] Available at: https://www.epa.gov/ozone-pollution/health-effects-ozone-pollution [Accessed 7 Sept. 2017].</w:t>
      </w:r>
    </w:p>
    <w:p w14:paraId="5694C073" w14:textId="706DEEDF" w:rsidR="00F71342" w:rsidRDefault="00F71342" w:rsidP="00F71342">
      <w:pPr>
        <w:widowControl w:val="0"/>
        <w:numPr>
          <w:ilvl w:val="0"/>
          <w:numId w:val="1"/>
        </w:numPr>
        <w:autoSpaceDE w:val="0"/>
        <w:autoSpaceDN w:val="0"/>
        <w:adjustRightInd w:val="0"/>
        <w:ind w:left="360"/>
        <w:jc w:val="left"/>
      </w:pPr>
      <w:r w:rsidRPr="001D4A5B">
        <w:rPr>
          <w:sz w:val="18"/>
          <w:szCs w:val="18"/>
          <w:lang w:eastAsia="en-US"/>
        </w:rPr>
        <w:t>Wemovedc.org. (2017). [</w:t>
      </w:r>
      <w:proofErr w:type="gramStart"/>
      <w:r w:rsidRPr="001D4A5B">
        <w:rPr>
          <w:sz w:val="18"/>
          <w:szCs w:val="18"/>
          <w:lang w:eastAsia="en-US"/>
        </w:rPr>
        <w:t>online</w:t>
      </w:r>
      <w:proofErr w:type="gramEnd"/>
      <w:r w:rsidRPr="001D4A5B">
        <w:rPr>
          <w:sz w:val="18"/>
          <w:szCs w:val="18"/>
          <w:lang w:eastAsia="en-US"/>
        </w:rPr>
        <w:t>] Available at: http://www.wemovedc.org/resources/Final/Part%202_Plan_Elements/Pedestrian.pdf [Accessed 7 Sept. 2017].</w:t>
      </w:r>
    </w:p>
    <w:p w14:paraId="2834C299" w14:textId="18C1897C" w:rsidR="003C0F8F" w:rsidRPr="00AD21F9" w:rsidRDefault="003C0F8F" w:rsidP="00AD21F9">
      <w:pPr>
        <w:pStyle w:val="heading1"/>
        <w:tabs>
          <w:tab w:val="left" w:pos="454"/>
        </w:tabs>
      </w:pPr>
      <w:r>
        <w:t>Appendix</w:t>
      </w:r>
    </w:p>
    <w:p w14:paraId="0B1A3FDA" w14:textId="406AA22B" w:rsidR="003C0F8F" w:rsidRDefault="008F431F" w:rsidP="003C0F8F">
      <w:pPr>
        <w:pStyle w:val="p1a"/>
      </w:pPr>
      <w:r>
        <w:t xml:space="preserve">For all code and files referenced within this document, please visit </w:t>
      </w:r>
      <w:r w:rsidRPr="008F431F">
        <w:t>https://github.com/clairecDS/ProjectSidewalk_Remix</w:t>
      </w:r>
      <w:r>
        <w:t>.</w:t>
      </w:r>
    </w:p>
    <w:p w14:paraId="091040A0" w14:textId="77777777" w:rsidR="003C0F8F" w:rsidRDefault="003C0F8F" w:rsidP="003C0F8F">
      <w:pPr>
        <w:rPr>
          <w:noProof/>
          <w:color w:val="000000"/>
          <w:lang w:eastAsia="en-US"/>
        </w:rPr>
      </w:pPr>
    </w:p>
    <w:p w14:paraId="0BC0ED45" w14:textId="77777777" w:rsidR="00C627B9" w:rsidRDefault="00C627B9"/>
    <w:sectPr w:rsidR="00C627B9" w:rsidSect="005F7735">
      <w:type w:val="continuous"/>
      <w:pgSz w:w="11907" w:h="16840" w:code="9"/>
      <w:pgMar w:top="2948" w:right="2495" w:bottom="2948" w:left="2495" w:header="2381" w:footer="1389" w:gutter="0"/>
      <w:cols w:space="720"/>
      <w:noEndnote/>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3EFA7B" w15:done="0"/>
  <w15:commentEx w15:paraId="2670B1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3EFA7B" w16cid:durableId="1D9CC0E7"/>
  <w16cid:commentId w16cid:paraId="2670B142" w16cid:durableId="1D9CC26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C28FF" w14:textId="77777777" w:rsidR="00F71342" w:rsidRDefault="00F71342">
      <w:r>
        <w:separator/>
      </w:r>
    </w:p>
  </w:endnote>
  <w:endnote w:type="continuationSeparator" w:id="0">
    <w:p w14:paraId="6873A0EC" w14:textId="77777777" w:rsidR="00F71342" w:rsidRDefault="00F71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F1702E" w14:textId="77777777" w:rsidR="00F71342" w:rsidRDefault="00F71342">
      <w:r>
        <w:separator/>
      </w:r>
    </w:p>
  </w:footnote>
  <w:footnote w:type="continuationSeparator" w:id="0">
    <w:p w14:paraId="2F7800C0" w14:textId="77777777" w:rsidR="00F71342" w:rsidRDefault="00F713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E079C" w14:textId="77777777" w:rsidR="00F71342" w:rsidRDefault="00F71342" w:rsidP="003C0F8F">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BF696C2" w14:textId="77777777" w:rsidR="00F71342" w:rsidRDefault="00F71342" w:rsidP="003C0F8F">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2F0A1" w14:textId="77777777" w:rsidR="00F71342" w:rsidRDefault="00F71342" w:rsidP="003C0F8F">
    <w:pPr>
      <w:pStyle w:val="Header"/>
      <w:ind w:right="360"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3938B6"/>
    <w:multiLevelType w:val="hybridMultilevel"/>
    <w:tmpl w:val="B41C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BA6736"/>
    <w:multiLevelType w:val="hybridMultilevel"/>
    <w:tmpl w:val="86C6F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wat, Nathan">
    <w15:presenceInfo w15:providerId="None" w15:userId="Mowat, Nat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F8F"/>
    <w:rsid w:val="00004AFD"/>
    <w:rsid w:val="000215B0"/>
    <w:rsid w:val="00027215"/>
    <w:rsid w:val="00046E5B"/>
    <w:rsid w:val="000A53BD"/>
    <w:rsid w:val="00104EBF"/>
    <w:rsid w:val="001176D1"/>
    <w:rsid w:val="00140C12"/>
    <w:rsid w:val="00140E40"/>
    <w:rsid w:val="00166DF8"/>
    <w:rsid w:val="00167463"/>
    <w:rsid w:val="001977AD"/>
    <w:rsid w:val="001A0CD2"/>
    <w:rsid w:val="001B3902"/>
    <w:rsid w:val="001B5A5A"/>
    <w:rsid w:val="001B749E"/>
    <w:rsid w:val="001D2BD8"/>
    <w:rsid w:val="001D4A5B"/>
    <w:rsid w:val="001D5170"/>
    <w:rsid w:val="00214096"/>
    <w:rsid w:val="00294963"/>
    <w:rsid w:val="002D0F68"/>
    <w:rsid w:val="002D1CE7"/>
    <w:rsid w:val="00304B1A"/>
    <w:rsid w:val="0034537F"/>
    <w:rsid w:val="00380EA2"/>
    <w:rsid w:val="0038305D"/>
    <w:rsid w:val="00385043"/>
    <w:rsid w:val="00386990"/>
    <w:rsid w:val="003C0F8F"/>
    <w:rsid w:val="003E37EA"/>
    <w:rsid w:val="003F4413"/>
    <w:rsid w:val="004060AA"/>
    <w:rsid w:val="004261E8"/>
    <w:rsid w:val="004864E7"/>
    <w:rsid w:val="004D4B61"/>
    <w:rsid w:val="004D6F02"/>
    <w:rsid w:val="004F224E"/>
    <w:rsid w:val="004F5440"/>
    <w:rsid w:val="00515074"/>
    <w:rsid w:val="005550C9"/>
    <w:rsid w:val="00555F56"/>
    <w:rsid w:val="005618F3"/>
    <w:rsid w:val="005C0FEE"/>
    <w:rsid w:val="005F7735"/>
    <w:rsid w:val="0061478A"/>
    <w:rsid w:val="0069649F"/>
    <w:rsid w:val="006D50EC"/>
    <w:rsid w:val="006E162B"/>
    <w:rsid w:val="006E49E7"/>
    <w:rsid w:val="006F1C9F"/>
    <w:rsid w:val="006F7D0F"/>
    <w:rsid w:val="00706531"/>
    <w:rsid w:val="00715B55"/>
    <w:rsid w:val="00747D60"/>
    <w:rsid w:val="007B621B"/>
    <w:rsid w:val="007C4B09"/>
    <w:rsid w:val="007E7BDF"/>
    <w:rsid w:val="007F778C"/>
    <w:rsid w:val="00801A7D"/>
    <w:rsid w:val="00816616"/>
    <w:rsid w:val="008229A2"/>
    <w:rsid w:val="008351A8"/>
    <w:rsid w:val="00840076"/>
    <w:rsid w:val="00863301"/>
    <w:rsid w:val="0089302F"/>
    <w:rsid w:val="008A07EA"/>
    <w:rsid w:val="008A3A25"/>
    <w:rsid w:val="008F431F"/>
    <w:rsid w:val="009173F5"/>
    <w:rsid w:val="0091775B"/>
    <w:rsid w:val="00941624"/>
    <w:rsid w:val="00971C37"/>
    <w:rsid w:val="009931F4"/>
    <w:rsid w:val="009A309E"/>
    <w:rsid w:val="009A3E79"/>
    <w:rsid w:val="009E59D4"/>
    <w:rsid w:val="00A000F1"/>
    <w:rsid w:val="00A249EE"/>
    <w:rsid w:val="00A50418"/>
    <w:rsid w:val="00A644EE"/>
    <w:rsid w:val="00AD21F9"/>
    <w:rsid w:val="00B177D3"/>
    <w:rsid w:val="00B212BC"/>
    <w:rsid w:val="00B42659"/>
    <w:rsid w:val="00B630C7"/>
    <w:rsid w:val="00B64319"/>
    <w:rsid w:val="00B675BE"/>
    <w:rsid w:val="00B979D3"/>
    <w:rsid w:val="00BA2B31"/>
    <w:rsid w:val="00BB1834"/>
    <w:rsid w:val="00C13D86"/>
    <w:rsid w:val="00C23D48"/>
    <w:rsid w:val="00C4183F"/>
    <w:rsid w:val="00C627B9"/>
    <w:rsid w:val="00C6577B"/>
    <w:rsid w:val="00CA5787"/>
    <w:rsid w:val="00CD0D7B"/>
    <w:rsid w:val="00CD79B7"/>
    <w:rsid w:val="00D025BE"/>
    <w:rsid w:val="00D27661"/>
    <w:rsid w:val="00D3268C"/>
    <w:rsid w:val="00D52F55"/>
    <w:rsid w:val="00D7298A"/>
    <w:rsid w:val="00D76161"/>
    <w:rsid w:val="00D912F7"/>
    <w:rsid w:val="00DA0058"/>
    <w:rsid w:val="00DB629B"/>
    <w:rsid w:val="00DC0AB5"/>
    <w:rsid w:val="00DF4064"/>
    <w:rsid w:val="00E534F8"/>
    <w:rsid w:val="00E757FB"/>
    <w:rsid w:val="00E876E6"/>
    <w:rsid w:val="00EB6B36"/>
    <w:rsid w:val="00ED070F"/>
    <w:rsid w:val="00ED5A05"/>
    <w:rsid w:val="00EE6653"/>
    <w:rsid w:val="00F05B4C"/>
    <w:rsid w:val="00F3697E"/>
    <w:rsid w:val="00F640C2"/>
    <w:rsid w:val="00F71342"/>
    <w:rsid w:val="00F71523"/>
    <w:rsid w:val="00F95A2F"/>
    <w:rsid w:val="00FC2AF5"/>
    <w:rsid w:val="00FF5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6C4E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F8F"/>
    <w:pPr>
      <w:ind w:firstLine="227"/>
      <w:jc w:val="both"/>
    </w:pPr>
    <w:rPr>
      <w:rFonts w:ascii="Times" w:eastAsia="PMingLiU" w:hAnsi="Times" w:cs="Times New Roman"/>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C0F8F"/>
    <w:pPr>
      <w:tabs>
        <w:tab w:val="center" w:pos="4536"/>
        <w:tab w:val="right" w:pos="9072"/>
      </w:tabs>
    </w:pPr>
  </w:style>
  <w:style w:type="character" w:customStyle="1" w:styleId="HeaderChar">
    <w:name w:val="Header Char"/>
    <w:basedOn w:val="DefaultParagraphFont"/>
    <w:link w:val="Header"/>
    <w:rsid w:val="003C0F8F"/>
    <w:rPr>
      <w:rFonts w:ascii="Times" w:eastAsia="PMingLiU" w:hAnsi="Times" w:cs="Times New Roman"/>
      <w:sz w:val="20"/>
      <w:szCs w:val="20"/>
      <w:lang w:eastAsia="de-DE"/>
    </w:rPr>
  </w:style>
  <w:style w:type="character" w:styleId="PageNumber">
    <w:name w:val="page number"/>
    <w:basedOn w:val="DefaultParagraphFont"/>
    <w:rsid w:val="003C0F8F"/>
  </w:style>
  <w:style w:type="paragraph" w:customStyle="1" w:styleId="Title1">
    <w:name w:val="Title1"/>
    <w:basedOn w:val="Normal"/>
    <w:next w:val="author"/>
    <w:rsid w:val="003C0F8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3C0F8F"/>
    <w:pPr>
      <w:spacing w:after="220"/>
      <w:jc w:val="center"/>
    </w:pPr>
  </w:style>
  <w:style w:type="paragraph" w:customStyle="1" w:styleId="authorinfo">
    <w:name w:val="authorinfo"/>
    <w:basedOn w:val="Normal"/>
    <w:next w:val="email"/>
    <w:rsid w:val="003C0F8F"/>
    <w:pPr>
      <w:jc w:val="center"/>
    </w:pPr>
    <w:rPr>
      <w:sz w:val="18"/>
    </w:rPr>
  </w:style>
  <w:style w:type="paragraph" w:customStyle="1" w:styleId="email">
    <w:name w:val="email"/>
    <w:basedOn w:val="Normal"/>
    <w:next w:val="abstract"/>
    <w:rsid w:val="003C0F8F"/>
    <w:pPr>
      <w:jc w:val="center"/>
    </w:pPr>
    <w:rPr>
      <w:sz w:val="18"/>
    </w:rPr>
  </w:style>
  <w:style w:type="paragraph" w:customStyle="1" w:styleId="heading1">
    <w:name w:val="heading1"/>
    <w:basedOn w:val="Normal"/>
    <w:next w:val="p1a"/>
    <w:rsid w:val="003C0F8F"/>
    <w:pPr>
      <w:keepNext/>
      <w:keepLines/>
      <w:tabs>
        <w:tab w:val="left" w:pos="454"/>
      </w:tabs>
      <w:suppressAutoHyphens/>
      <w:spacing w:before="520" w:after="280"/>
      <w:ind w:firstLine="0"/>
    </w:pPr>
    <w:rPr>
      <w:b/>
      <w:sz w:val="24"/>
    </w:rPr>
  </w:style>
  <w:style w:type="paragraph" w:customStyle="1" w:styleId="abstract">
    <w:name w:val="abstract"/>
    <w:basedOn w:val="p1a"/>
    <w:next w:val="heading1"/>
    <w:rsid w:val="003C0F8F"/>
    <w:pPr>
      <w:spacing w:before="600" w:after="120"/>
      <w:ind w:left="567" w:right="567"/>
    </w:pPr>
    <w:rPr>
      <w:sz w:val="18"/>
    </w:rPr>
  </w:style>
  <w:style w:type="paragraph" w:customStyle="1" w:styleId="p1a">
    <w:name w:val="p1a"/>
    <w:basedOn w:val="Normal"/>
    <w:next w:val="Normal"/>
    <w:link w:val="p1aZchn"/>
    <w:rsid w:val="003C0F8F"/>
    <w:pPr>
      <w:ind w:firstLine="0"/>
    </w:pPr>
  </w:style>
  <w:style w:type="character" w:styleId="Hyperlink">
    <w:name w:val="Hyperlink"/>
    <w:rsid w:val="003C0F8F"/>
    <w:rPr>
      <w:color w:val="0000FF"/>
      <w:u w:val="single"/>
    </w:rPr>
  </w:style>
  <w:style w:type="character" w:customStyle="1" w:styleId="p1aZchn">
    <w:name w:val="p1a Zchn"/>
    <w:link w:val="p1a"/>
    <w:rsid w:val="003C0F8F"/>
    <w:rPr>
      <w:rFonts w:ascii="Times" w:eastAsia="PMingLiU" w:hAnsi="Times" w:cs="Times New Roman"/>
      <w:sz w:val="20"/>
      <w:szCs w:val="20"/>
      <w:lang w:eastAsia="de-DE"/>
    </w:rPr>
  </w:style>
  <w:style w:type="paragraph" w:customStyle="1" w:styleId="p1">
    <w:name w:val="p1"/>
    <w:basedOn w:val="Normal"/>
    <w:rsid w:val="003C0F8F"/>
    <w:pPr>
      <w:ind w:firstLine="0"/>
      <w:jc w:val="left"/>
    </w:pPr>
    <w:rPr>
      <w:rFonts w:eastAsia="Calibri"/>
      <w:sz w:val="12"/>
      <w:szCs w:val="12"/>
      <w:lang w:eastAsia="en-US"/>
    </w:rPr>
  </w:style>
  <w:style w:type="character" w:styleId="CommentReference">
    <w:name w:val="annotation reference"/>
    <w:uiPriority w:val="99"/>
    <w:semiHidden/>
    <w:unhideWhenUsed/>
    <w:rsid w:val="003C0F8F"/>
    <w:rPr>
      <w:sz w:val="18"/>
      <w:szCs w:val="18"/>
    </w:rPr>
  </w:style>
  <w:style w:type="paragraph" w:styleId="CommentText">
    <w:name w:val="annotation text"/>
    <w:basedOn w:val="Normal"/>
    <w:link w:val="CommentTextChar"/>
    <w:uiPriority w:val="99"/>
    <w:semiHidden/>
    <w:unhideWhenUsed/>
    <w:rsid w:val="003C0F8F"/>
    <w:rPr>
      <w:sz w:val="24"/>
      <w:szCs w:val="24"/>
    </w:rPr>
  </w:style>
  <w:style w:type="character" w:customStyle="1" w:styleId="CommentTextChar">
    <w:name w:val="Comment Text Char"/>
    <w:basedOn w:val="DefaultParagraphFont"/>
    <w:link w:val="CommentText"/>
    <w:uiPriority w:val="99"/>
    <w:semiHidden/>
    <w:rsid w:val="003C0F8F"/>
    <w:rPr>
      <w:rFonts w:ascii="Times" w:eastAsia="PMingLiU" w:hAnsi="Times" w:cs="Times New Roman"/>
      <w:lang w:eastAsia="de-DE"/>
    </w:rPr>
  </w:style>
  <w:style w:type="paragraph" w:styleId="BalloonText">
    <w:name w:val="Balloon Text"/>
    <w:basedOn w:val="Normal"/>
    <w:link w:val="BalloonTextChar"/>
    <w:uiPriority w:val="99"/>
    <w:semiHidden/>
    <w:unhideWhenUsed/>
    <w:rsid w:val="003C0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0F8F"/>
    <w:rPr>
      <w:rFonts w:ascii="Lucida Grande" w:eastAsia="PMingLiU" w:hAnsi="Lucida Grande" w:cs="Lucida Grande"/>
      <w:sz w:val="18"/>
      <w:szCs w:val="18"/>
      <w:lang w:eastAsia="de-DE"/>
    </w:rPr>
  </w:style>
  <w:style w:type="table" w:styleId="TableGrid">
    <w:name w:val="Table Grid"/>
    <w:basedOn w:val="TableNormal"/>
    <w:uiPriority w:val="59"/>
    <w:rsid w:val="008A3A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BB1834"/>
    <w:rPr>
      <w:b/>
      <w:bCs/>
      <w:sz w:val="20"/>
      <w:szCs w:val="20"/>
    </w:rPr>
  </w:style>
  <w:style w:type="character" w:customStyle="1" w:styleId="CommentSubjectChar">
    <w:name w:val="Comment Subject Char"/>
    <w:basedOn w:val="CommentTextChar"/>
    <w:link w:val="CommentSubject"/>
    <w:uiPriority w:val="99"/>
    <w:semiHidden/>
    <w:rsid w:val="00BB1834"/>
    <w:rPr>
      <w:rFonts w:ascii="Times" w:eastAsia="PMingLiU" w:hAnsi="Times" w:cs="Times New Roman"/>
      <w:b/>
      <w:bCs/>
      <w:sz w:val="20"/>
      <w:szCs w:val="20"/>
      <w:lang w:eastAsia="de-DE"/>
    </w:rPr>
  </w:style>
  <w:style w:type="paragraph" w:styleId="Footer">
    <w:name w:val="footer"/>
    <w:basedOn w:val="Normal"/>
    <w:link w:val="FooterChar"/>
    <w:uiPriority w:val="99"/>
    <w:unhideWhenUsed/>
    <w:rsid w:val="00863301"/>
    <w:pPr>
      <w:tabs>
        <w:tab w:val="center" w:pos="4320"/>
        <w:tab w:val="right" w:pos="8640"/>
      </w:tabs>
    </w:pPr>
  </w:style>
  <w:style w:type="character" w:customStyle="1" w:styleId="FooterChar">
    <w:name w:val="Footer Char"/>
    <w:basedOn w:val="DefaultParagraphFont"/>
    <w:link w:val="Footer"/>
    <w:uiPriority w:val="99"/>
    <w:rsid w:val="00863301"/>
    <w:rPr>
      <w:rFonts w:ascii="Times" w:eastAsia="PMingLiU" w:hAnsi="Times" w:cs="Times New Roman"/>
      <w:sz w:val="20"/>
      <w:szCs w:val="20"/>
      <w:lang w:eastAsia="de-DE"/>
    </w:rPr>
  </w:style>
  <w:style w:type="paragraph" w:customStyle="1" w:styleId="reference">
    <w:name w:val="reference"/>
    <w:basedOn w:val="Normal"/>
    <w:rsid w:val="00C23D48"/>
    <w:pPr>
      <w:ind w:left="227" w:hanging="227"/>
    </w:pPr>
    <w:rPr>
      <w:sz w:val="18"/>
    </w:rPr>
  </w:style>
  <w:style w:type="character" w:customStyle="1" w:styleId="selectable">
    <w:name w:val="selectable"/>
    <w:basedOn w:val="DefaultParagraphFont"/>
    <w:rsid w:val="004D4B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F8F"/>
    <w:pPr>
      <w:ind w:firstLine="227"/>
      <w:jc w:val="both"/>
    </w:pPr>
    <w:rPr>
      <w:rFonts w:ascii="Times" w:eastAsia="PMingLiU" w:hAnsi="Times" w:cs="Times New Roman"/>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C0F8F"/>
    <w:pPr>
      <w:tabs>
        <w:tab w:val="center" w:pos="4536"/>
        <w:tab w:val="right" w:pos="9072"/>
      </w:tabs>
    </w:pPr>
  </w:style>
  <w:style w:type="character" w:customStyle="1" w:styleId="HeaderChar">
    <w:name w:val="Header Char"/>
    <w:basedOn w:val="DefaultParagraphFont"/>
    <w:link w:val="Header"/>
    <w:rsid w:val="003C0F8F"/>
    <w:rPr>
      <w:rFonts w:ascii="Times" w:eastAsia="PMingLiU" w:hAnsi="Times" w:cs="Times New Roman"/>
      <w:sz w:val="20"/>
      <w:szCs w:val="20"/>
      <w:lang w:eastAsia="de-DE"/>
    </w:rPr>
  </w:style>
  <w:style w:type="character" w:styleId="PageNumber">
    <w:name w:val="page number"/>
    <w:basedOn w:val="DefaultParagraphFont"/>
    <w:rsid w:val="003C0F8F"/>
  </w:style>
  <w:style w:type="paragraph" w:customStyle="1" w:styleId="Title1">
    <w:name w:val="Title1"/>
    <w:basedOn w:val="Normal"/>
    <w:next w:val="author"/>
    <w:rsid w:val="003C0F8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3C0F8F"/>
    <w:pPr>
      <w:spacing w:after="220"/>
      <w:jc w:val="center"/>
    </w:pPr>
  </w:style>
  <w:style w:type="paragraph" w:customStyle="1" w:styleId="authorinfo">
    <w:name w:val="authorinfo"/>
    <w:basedOn w:val="Normal"/>
    <w:next w:val="email"/>
    <w:rsid w:val="003C0F8F"/>
    <w:pPr>
      <w:jc w:val="center"/>
    </w:pPr>
    <w:rPr>
      <w:sz w:val="18"/>
    </w:rPr>
  </w:style>
  <w:style w:type="paragraph" w:customStyle="1" w:styleId="email">
    <w:name w:val="email"/>
    <w:basedOn w:val="Normal"/>
    <w:next w:val="abstract"/>
    <w:rsid w:val="003C0F8F"/>
    <w:pPr>
      <w:jc w:val="center"/>
    </w:pPr>
    <w:rPr>
      <w:sz w:val="18"/>
    </w:rPr>
  </w:style>
  <w:style w:type="paragraph" w:customStyle="1" w:styleId="heading1">
    <w:name w:val="heading1"/>
    <w:basedOn w:val="Normal"/>
    <w:next w:val="p1a"/>
    <w:rsid w:val="003C0F8F"/>
    <w:pPr>
      <w:keepNext/>
      <w:keepLines/>
      <w:tabs>
        <w:tab w:val="left" w:pos="454"/>
      </w:tabs>
      <w:suppressAutoHyphens/>
      <w:spacing w:before="520" w:after="280"/>
      <w:ind w:firstLine="0"/>
    </w:pPr>
    <w:rPr>
      <w:b/>
      <w:sz w:val="24"/>
    </w:rPr>
  </w:style>
  <w:style w:type="paragraph" w:customStyle="1" w:styleId="abstract">
    <w:name w:val="abstract"/>
    <w:basedOn w:val="p1a"/>
    <w:next w:val="heading1"/>
    <w:rsid w:val="003C0F8F"/>
    <w:pPr>
      <w:spacing w:before="600" w:after="120"/>
      <w:ind w:left="567" w:right="567"/>
    </w:pPr>
    <w:rPr>
      <w:sz w:val="18"/>
    </w:rPr>
  </w:style>
  <w:style w:type="paragraph" w:customStyle="1" w:styleId="p1a">
    <w:name w:val="p1a"/>
    <w:basedOn w:val="Normal"/>
    <w:next w:val="Normal"/>
    <w:link w:val="p1aZchn"/>
    <w:rsid w:val="003C0F8F"/>
    <w:pPr>
      <w:ind w:firstLine="0"/>
    </w:pPr>
  </w:style>
  <w:style w:type="character" w:styleId="Hyperlink">
    <w:name w:val="Hyperlink"/>
    <w:rsid w:val="003C0F8F"/>
    <w:rPr>
      <w:color w:val="0000FF"/>
      <w:u w:val="single"/>
    </w:rPr>
  </w:style>
  <w:style w:type="character" w:customStyle="1" w:styleId="p1aZchn">
    <w:name w:val="p1a Zchn"/>
    <w:link w:val="p1a"/>
    <w:rsid w:val="003C0F8F"/>
    <w:rPr>
      <w:rFonts w:ascii="Times" w:eastAsia="PMingLiU" w:hAnsi="Times" w:cs="Times New Roman"/>
      <w:sz w:val="20"/>
      <w:szCs w:val="20"/>
      <w:lang w:eastAsia="de-DE"/>
    </w:rPr>
  </w:style>
  <w:style w:type="paragraph" w:customStyle="1" w:styleId="p1">
    <w:name w:val="p1"/>
    <w:basedOn w:val="Normal"/>
    <w:rsid w:val="003C0F8F"/>
    <w:pPr>
      <w:ind w:firstLine="0"/>
      <w:jc w:val="left"/>
    </w:pPr>
    <w:rPr>
      <w:rFonts w:eastAsia="Calibri"/>
      <w:sz w:val="12"/>
      <w:szCs w:val="12"/>
      <w:lang w:eastAsia="en-US"/>
    </w:rPr>
  </w:style>
  <w:style w:type="character" w:styleId="CommentReference">
    <w:name w:val="annotation reference"/>
    <w:uiPriority w:val="99"/>
    <w:semiHidden/>
    <w:unhideWhenUsed/>
    <w:rsid w:val="003C0F8F"/>
    <w:rPr>
      <w:sz w:val="18"/>
      <w:szCs w:val="18"/>
    </w:rPr>
  </w:style>
  <w:style w:type="paragraph" w:styleId="CommentText">
    <w:name w:val="annotation text"/>
    <w:basedOn w:val="Normal"/>
    <w:link w:val="CommentTextChar"/>
    <w:uiPriority w:val="99"/>
    <w:semiHidden/>
    <w:unhideWhenUsed/>
    <w:rsid w:val="003C0F8F"/>
    <w:rPr>
      <w:sz w:val="24"/>
      <w:szCs w:val="24"/>
    </w:rPr>
  </w:style>
  <w:style w:type="character" w:customStyle="1" w:styleId="CommentTextChar">
    <w:name w:val="Comment Text Char"/>
    <w:basedOn w:val="DefaultParagraphFont"/>
    <w:link w:val="CommentText"/>
    <w:uiPriority w:val="99"/>
    <w:semiHidden/>
    <w:rsid w:val="003C0F8F"/>
    <w:rPr>
      <w:rFonts w:ascii="Times" w:eastAsia="PMingLiU" w:hAnsi="Times" w:cs="Times New Roman"/>
      <w:lang w:eastAsia="de-DE"/>
    </w:rPr>
  </w:style>
  <w:style w:type="paragraph" w:styleId="BalloonText">
    <w:name w:val="Balloon Text"/>
    <w:basedOn w:val="Normal"/>
    <w:link w:val="BalloonTextChar"/>
    <w:uiPriority w:val="99"/>
    <w:semiHidden/>
    <w:unhideWhenUsed/>
    <w:rsid w:val="003C0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0F8F"/>
    <w:rPr>
      <w:rFonts w:ascii="Lucida Grande" w:eastAsia="PMingLiU" w:hAnsi="Lucida Grande" w:cs="Lucida Grande"/>
      <w:sz w:val="18"/>
      <w:szCs w:val="18"/>
      <w:lang w:eastAsia="de-DE"/>
    </w:rPr>
  </w:style>
  <w:style w:type="table" w:styleId="TableGrid">
    <w:name w:val="Table Grid"/>
    <w:basedOn w:val="TableNormal"/>
    <w:uiPriority w:val="59"/>
    <w:rsid w:val="008A3A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BB1834"/>
    <w:rPr>
      <w:b/>
      <w:bCs/>
      <w:sz w:val="20"/>
      <w:szCs w:val="20"/>
    </w:rPr>
  </w:style>
  <w:style w:type="character" w:customStyle="1" w:styleId="CommentSubjectChar">
    <w:name w:val="Comment Subject Char"/>
    <w:basedOn w:val="CommentTextChar"/>
    <w:link w:val="CommentSubject"/>
    <w:uiPriority w:val="99"/>
    <w:semiHidden/>
    <w:rsid w:val="00BB1834"/>
    <w:rPr>
      <w:rFonts w:ascii="Times" w:eastAsia="PMingLiU" w:hAnsi="Times" w:cs="Times New Roman"/>
      <w:b/>
      <w:bCs/>
      <w:sz w:val="20"/>
      <w:szCs w:val="20"/>
      <w:lang w:eastAsia="de-DE"/>
    </w:rPr>
  </w:style>
  <w:style w:type="paragraph" w:styleId="Footer">
    <w:name w:val="footer"/>
    <w:basedOn w:val="Normal"/>
    <w:link w:val="FooterChar"/>
    <w:uiPriority w:val="99"/>
    <w:unhideWhenUsed/>
    <w:rsid w:val="00863301"/>
    <w:pPr>
      <w:tabs>
        <w:tab w:val="center" w:pos="4320"/>
        <w:tab w:val="right" w:pos="8640"/>
      </w:tabs>
    </w:pPr>
  </w:style>
  <w:style w:type="character" w:customStyle="1" w:styleId="FooterChar">
    <w:name w:val="Footer Char"/>
    <w:basedOn w:val="DefaultParagraphFont"/>
    <w:link w:val="Footer"/>
    <w:uiPriority w:val="99"/>
    <w:rsid w:val="00863301"/>
    <w:rPr>
      <w:rFonts w:ascii="Times" w:eastAsia="PMingLiU" w:hAnsi="Times" w:cs="Times New Roman"/>
      <w:sz w:val="20"/>
      <w:szCs w:val="20"/>
      <w:lang w:eastAsia="de-DE"/>
    </w:rPr>
  </w:style>
  <w:style w:type="paragraph" w:customStyle="1" w:styleId="reference">
    <w:name w:val="reference"/>
    <w:basedOn w:val="Normal"/>
    <w:rsid w:val="00C23D48"/>
    <w:pPr>
      <w:ind w:left="227" w:hanging="227"/>
    </w:pPr>
    <w:rPr>
      <w:sz w:val="18"/>
    </w:rPr>
  </w:style>
  <w:style w:type="character" w:customStyle="1" w:styleId="selectable">
    <w:name w:val="selectable"/>
    <w:basedOn w:val="DefaultParagraphFont"/>
    <w:rsid w:val="004D4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2601">
      <w:bodyDiv w:val="1"/>
      <w:marLeft w:val="0"/>
      <w:marRight w:val="0"/>
      <w:marTop w:val="0"/>
      <w:marBottom w:val="0"/>
      <w:divBdr>
        <w:top w:val="none" w:sz="0" w:space="0" w:color="auto"/>
        <w:left w:val="none" w:sz="0" w:space="0" w:color="auto"/>
        <w:bottom w:val="none" w:sz="0" w:space="0" w:color="auto"/>
        <w:right w:val="none" w:sz="0" w:space="0" w:color="auto"/>
      </w:divBdr>
      <w:divsChild>
        <w:div w:id="1104305701">
          <w:marLeft w:val="0"/>
          <w:marRight w:val="0"/>
          <w:marTop w:val="0"/>
          <w:marBottom w:val="0"/>
          <w:divBdr>
            <w:top w:val="none" w:sz="0" w:space="0" w:color="auto"/>
            <w:left w:val="none" w:sz="0" w:space="0" w:color="auto"/>
            <w:bottom w:val="none" w:sz="0" w:space="0" w:color="auto"/>
            <w:right w:val="none" w:sz="0" w:space="0" w:color="auto"/>
          </w:divBdr>
        </w:div>
        <w:div w:id="1626885440">
          <w:marLeft w:val="0"/>
          <w:marRight w:val="0"/>
          <w:marTop w:val="0"/>
          <w:marBottom w:val="0"/>
          <w:divBdr>
            <w:top w:val="none" w:sz="0" w:space="0" w:color="auto"/>
            <w:left w:val="none" w:sz="0" w:space="0" w:color="auto"/>
            <w:bottom w:val="none" w:sz="0" w:space="0" w:color="auto"/>
            <w:right w:val="none" w:sz="0" w:space="0" w:color="auto"/>
          </w:divBdr>
        </w:div>
        <w:div w:id="495459090">
          <w:marLeft w:val="0"/>
          <w:marRight w:val="0"/>
          <w:marTop w:val="0"/>
          <w:marBottom w:val="0"/>
          <w:divBdr>
            <w:top w:val="none" w:sz="0" w:space="0" w:color="auto"/>
            <w:left w:val="none" w:sz="0" w:space="0" w:color="auto"/>
            <w:bottom w:val="none" w:sz="0" w:space="0" w:color="auto"/>
            <w:right w:val="none" w:sz="0" w:space="0" w:color="auto"/>
          </w:divBdr>
        </w:div>
        <w:div w:id="495072003">
          <w:marLeft w:val="0"/>
          <w:marRight w:val="0"/>
          <w:marTop w:val="0"/>
          <w:marBottom w:val="0"/>
          <w:divBdr>
            <w:top w:val="none" w:sz="0" w:space="0" w:color="auto"/>
            <w:left w:val="none" w:sz="0" w:space="0" w:color="auto"/>
            <w:bottom w:val="none" w:sz="0" w:space="0" w:color="auto"/>
            <w:right w:val="none" w:sz="0" w:space="0" w:color="auto"/>
          </w:divBdr>
        </w:div>
        <w:div w:id="429392674">
          <w:marLeft w:val="0"/>
          <w:marRight w:val="0"/>
          <w:marTop w:val="0"/>
          <w:marBottom w:val="0"/>
          <w:divBdr>
            <w:top w:val="none" w:sz="0" w:space="0" w:color="auto"/>
            <w:left w:val="none" w:sz="0" w:space="0" w:color="auto"/>
            <w:bottom w:val="none" w:sz="0" w:space="0" w:color="auto"/>
            <w:right w:val="none" w:sz="0" w:space="0" w:color="auto"/>
          </w:divBdr>
        </w:div>
        <w:div w:id="729883457">
          <w:marLeft w:val="0"/>
          <w:marRight w:val="0"/>
          <w:marTop w:val="0"/>
          <w:marBottom w:val="0"/>
          <w:divBdr>
            <w:top w:val="none" w:sz="0" w:space="0" w:color="auto"/>
            <w:left w:val="none" w:sz="0" w:space="0" w:color="auto"/>
            <w:bottom w:val="none" w:sz="0" w:space="0" w:color="auto"/>
            <w:right w:val="none" w:sz="0" w:space="0" w:color="auto"/>
          </w:divBdr>
        </w:div>
        <w:div w:id="147407823">
          <w:marLeft w:val="0"/>
          <w:marRight w:val="0"/>
          <w:marTop w:val="0"/>
          <w:marBottom w:val="0"/>
          <w:divBdr>
            <w:top w:val="none" w:sz="0" w:space="0" w:color="auto"/>
            <w:left w:val="none" w:sz="0" w:space="0" w:color="auto"/>
            <w:bottom w:val="none" w:sz="0" w:space="0" w:color="auto"/>
            <w:right w:val="none" w:sz="0" w:space="0" w:color="auto"/>
          </w:divBdr>
        </w:div>
      </w:divsChild>
    </w:div>
    <w:div w:id="403649488">
      <w:bodyDiv w:val="1"/>
      <w:marLeft w:val="0"/>
      <w:marRight w:val="0"/>
      <w:marTop w:val="0"/>
      <w:marBottom w:val="0"/>
      <w:divBdr>
        <w:top w:val="none" w:sz="0" w:space="0" w:color="auto"/>
        <w:left w:val="none" w:sz="0" w:space="0" w:color="auto"/>
        <w:bottom w:val="none" w:sz="0" w:space="0" w:color="auto"/>
        <w:right w:val="none" w:sz="0" w:space="0" w:color="auto"/>
      </w:divBdr>
    </w:div>
    <w:div w:id="633487724">
      <w:bodyDiv w:val="1"/>
      <w:marLeft w:val="0"/>
      <w:marRight w:val="0"/>
      <w:marTop w:val="0"/>
      <w:marBottom w:val="0"/>
      <w:divBdr>
        <w:top w:val="none" w:sz="0" w:space="0" w:color="auto"/>
        <w:left w:val="none" w:sz="0" w:space="0" w:color="auto"/>
        <w:bottom w:val="none" w:sz="0" w:space="0" w:color="auto"/>
        <w:right w:val="none" w:sz="0" w:space="0" w:color="auto"/>
      </w:divBdr>
    </w:div>
    <w:div w:id="633949248">
      <w:bodyDiv w:val="1"/>
      <w:marLeft w:val="0"/>
      <w:marRight w:val="0"/>
      <w:marTop w:val="0"/>
      <w:marBottom w:val="0"/>
      <w:divBdr>
        <w:top w:val="none" w:sz="0" w:space="0" w:color="auto"/>
        <w:left w:val="none" w:sz="0" w:space="0" w:color="auto"/>
        <w:bottom w:val="none" w:sz="0" w:space="0" w:color="auto"/>
        <w:right w:val="none" w:sz="0" w:space="0" w:color="auto"/>
      </w:divBdr>
      <w:divsChild>
        <w:div w:id="1883901764">
          <w:marLeft w:val="0"/>
          <w:marRight w:val="0"/>
          <w:marTop w:val="0"/>
          <w:marBottom w:val="0"/>
          <w:divBdr>
            <w:top w:val="none" w:sz="0" w:space="0" w:color="auto"/>
            <w:left w:val="none" w:sz="0" w:space="0" w:color="auto"/>
            <w:bottom w:val="none" w:sz="0" w:space="0" w:color="auto"/>
            <w:right w:val="none" w:sz="0" w:space="0" w:color="auto"/>
          </w:divBdr>
        </w:div>
        <w:div w:id="986015499">
          <w:marLeft w:val="0"/>
          <w:marRight w:val="0"/>
          <w:marTop w:val="0"/>
          <w:marBottom w:val="0"/>
          <w:divBdr>
            <w:top w:val="none" w:sz="0" w:space="0" w:color="auto"/>
            <w:left w:val="none" w:sz="0" w:space="0" w:color="auto"/>
            <w:bottom w:val="none" w:sz="0" w:space="0" w:color="auto"/>
            <w:right w:val="none" w:sz="0" w:space="0" w:color="auto"/>
          </w:divBdr>
        </w:div>
        <w:div w:id="751467995">
          <w:marLeft w:val="0"/>
          <w:marRight w:val="0"/>
          <w:marTop w:val="0"/>
          <w:marBottom w:val="0"/>
          <w:divBdr>
            <w:top w:val="none" w:sz="0" w:space="0" w:color="auto"/>
            <w:left w:val="none" w:sz="0" w:space="0" w:color="auto"/>
            <w:bottom w:val="none" w:sz="0" w:space="0" w:color="auto"/>
            <w:right w:val="none" w:sz="0" w:space="0" w:color="auto"/>
          </w:divBdr>
        </w:div>
        <w:div w:id="1545677825">
          <w:marLeft w:val="0"/>
          <w:marRight w:val="0"/>
          <w:marTop w:val="0"/>
          <w:marBottom w:val="0"/>
          <w:divBdr>
            <w:top w:val="none" w:sz="0" w:space="0" w:color="auto"/>
            <w:left w:val="none" w:sz="0" w:space="0" w:color="auto"/>
            <w:bottom w:val="none" w:sz="0" w:space="0" w:color="auto"/>
            <w:right w:val="none" w:sz="0" w:space="0" w:color="auto"/>
          </w:divBdr>
        </w:div>
      </w:divsChild>
    </w:div>
    <w:div w:id="683089732">
      <w:bodyDiv w:val="1"/>
      <w:marLeft w:val="0"/>
      <w:marRight w:val="0"/>
      <w:marTop w:val="0"/>
      <w:marBottom w:val="0"/>
      <w:divBdr>
        <w:top w:val="none" w:sz="0" w:space="0" w:color="auto"/>
        <w:left w:val="none" w:sz="0" w:space="0" w:color="auto"/>
        <w:bottom w:val="none" w:sz="0" w:space="0" w:color="auto"/>
        <w:right w:val="none" w:sz="0" w:space="0" w:color="auto"/>
      </w:divBdr>
    </w:div>
    <w:div w:id="858197278">
      <w:bodyDiv w:val="1"/>
      <w:marLeft w:val="0"/>
      <w:marRight w:val="0"/>
      <w:marTop w:val="0"/>
      <w:marBottom w:val="0"/>
      <w:divBdr>
        <w:top w:val="none" w:sz="0" w:space="0" w:color="auto"/>
        <w:left w:val="none" w:sz="0" w:space="0" w:color="auto"/>
        <w:bottom w:val="none" w:sz="0" w:space="0" w:color="auto"/>
        <w:right w:val="none" w:sz="0" w:space="0" w:color="auto"/>
      </w:divBdr>
    </w:div>
    <w:div w:id="897322863">
      <w:bodyDiv w:val="1"/>
      <w:marLeft w:val="0"/>
      <w:marRight w:val="0"/>
      <w:marTop w:val="0"/>
      <w:marBottom w:val="0"/>
      <w:divBdr>
        <w:top w:val="none" w:sz="0" w:space="0" w:color="auto"/>
        <w:left w:val="none" w:sz="0" w:space="0" w:color="auto"/>
        <w:bottom w:val="none" w:sz="0" w:space="0" w:color="auto"/>
        <w:right w:val="none" w:sz="0" w:space="0" w:color="auto"/>
      </w:divBdr>
    </w:div>
    <w:div w:id="1161459615">
      <w:bodyDiv w:val="1"/>
      <w:marLeft w:val="0"/>
      <w:marRight w:val="0"/>
      <w:marTop w:val="0"/>
      <w:marBottom w:val="0"/>
      <w:divBdr>
        <w:top w:val="none" w:sz="0" w:space="0" w:color="auto"/>
        <w:left w:val="none" w:sz="0" w:space="0" w:color="auto"/>
        <w:bottom w:val="none" w:sz="0" w:space="0" w:color="auto"/>
        <w:right w:val="none" w:sz="0" w:space="0" w:color="auto"/>
      </w:divBdr>
    </w:div>
    <w:div w:id="1313875123">
      <w:bodyDiv w:val="1"/>
      <w:marLeft w:val="0"/>
      <w:marRight w:val="0"/>
      <w:marTop w:val="0"/>
      <w:marBottom w:val="0"/>
      <w:divBdr>
        <w:top w:val="none" w:sz="0" w:space="0" w:color="auto"/>
        <w:left w:val="none" w:sz="0" w:space="0" w:color="auto"/>
        <w:bottom w:val="none" w:sz="0" w:space="0" w:color="auto"/>
        <w:right w:val="none" w:sz="0" w:space="0" w:color="auto"/>
      </w:divBdr>
    </w:div>
    <w:div w:id="1824618863">
      <w:bodyDiv w:val="1"/>
      <w:marLeft w:val="0"/>
      <w:marRight w:val="0"/>
      <w:marTop w:val="0"/>
      <w:marBottom w:val="0"/>
      <w:divBdr>
        <w:top w:val="none" w:sz="0" w:space="0" w:color="auto"/>
        <w:left w:val="none" w:sz="0" w:space="0" w:color="auto"/>
        <w:bottom w:val="none" w:sz="0" w:space="0" w:color="auto"/>
        <w:right w:val="none" w:sz="0" w:space="0" w:color="auto"/>
      </w:divBdr>
      <w:divsChild>
        <w:div w:id="499124051">
          <w:marLeft w:val="0"/>
          <w:marRight w:val="0"/>
          <w:marTop w:val="0"/>
          <w:marBottom w:val="0"/>
          <w:divBdr>
            <w:top w:val="none" w:sz="0" w:space="0" w:color="auto"/>
            <w:left w:val="none" w:sz="0" w:space="0" w:color="auto"/>
            <w:bottom w:val="none" w:sz="0" w:space="0" w:color="auto"/>
            <w:right w:val="none" w:sz="0" w:space="0" w:color="auto"/>
          </w:divBdr>
        </w:div>
        <w:div w:id="2055931393">
          <w:marLeft w:val="0"/>
          <w:marRight w:val="0"/>
          <w:marTop w:val="0"/>
          <w:marBottom w:val="0"/>
          <w:divBdr>
            <w:top w:val="none" w:sz="0" w:space="0" w:color="auto"/>
            <w:left w:val="none" w:sz="0" w:space="0" w:color="auto"/>
            <w:bottom w:val="none" w:sz="0" w:space="0" w:color="auto"/>
            <w:right w:val="none" w:sz="0" w:space="0" w:color="auto"/>
          </w:divBdr>
        </w:div>
      </w:divsChild>
    </w:div>
    <w:div w:id="2081900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4" Type="http://schemas.microsoft.com/office/2011/relationships/commentsExtended" Target="commentsExtended.xml"/><Relationship Id="rId32" Type="http://schemas.microsoft.com/office/2016/09/relationships/commentsIds" Target="commentsIds.xml"/><Relationship Id="rId33" Type="http://schemas.microsoft.com/office/2011/relationships/people" Target="people.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4.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hristopherW@%7dsm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A46E7-0C9D-FB41-8434-5DCB297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15</Pages>
  <Words>5152</Words>
  <Characters>29371</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2017-12-06T02:55:00Z</cp:lastPrinted>
  <dcterms:created xsi:type="dcterms:W3CDTF">2017-12-05T00:41:00Z</dcterms:created>
  <dcterms:modified xsi:type="dcterms:W3CDTF">2017-12-07T22:32:00Z</dcterms:modified>
</cp:coreProperties>
</file>